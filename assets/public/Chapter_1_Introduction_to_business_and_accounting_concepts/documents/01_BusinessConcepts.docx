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43EC4A07" w:rsidR="004572B2" w:rsidDel="00B82CFB" w:rsidRDefault="00096130" w:rsidP="00613CD0">
      <w:pPr>
        <w:pStyle w:val="ListParagraph"/>
        <w:numPr>
          <w:ilvl w:val="0"/>
          <w:numId w:val="11"/>
        </w:numPr>
        <w:rPr>
          <w:del w:id="46" w:author="Office365 Team" w:date="2019-08-14T14:39:00Z"/>
          <w:rFonts w:ascii="Arial" w:hAnsi="Arial" w:cs="Arial"/>
          <w:sz w:val="20"/>
        </w:rPr>
        <w:pPrChange w:id="47" w:author="Office365 Team" w:date="2019-08-14T14:39:00Z">
          <w:pPr>
            <w:pStyle w:val="ListParagraph"/>
            <w:numPr>
              <w:numId w:val="11"/>
            </w:numPr>
            <w:ind w:hanging="360"/>
          </w:pPr>
        </w:pPrChange>
      </w:pPr>
      <w:del w:id="48" w:author="Mallika" w:date="2019-08-08T09:56:00Z">
        <w:r w:rsidRPr="00B82CFB" w:rsidDel="00194981">
          <w:rPr>
            <w:rFonts w:ascii="Arial" w:hAnsi="Arial" w:cs="Arial"/>
            <w:sz w:val="20"/>
            <w:rPrChange w:id="49" w:author="Office365 Team" w:date="2019-08-14T14:39:00Z">
              <w:rPr>
                <w:rFonts w:ascii="Arial" w:hAnsi="Arial" w:cs="Arial"/>
                <w:sz w:val="20"/>
              </w:rPr>
            </w:rPrChange>
          </w:rPr>
          <w:delText>Total</w:delText>
        </w:r>
        <w:r w:rsidR="004572B2" w:rsidRPr="00B82CFB" w:rsidDel="00194981">
          <w:rPr>
            <w:rFonts w:ascii="Arial" w:hAnsi="Arial" w:cs="Arial"/>
            <w:sz w:val="20"/>
            <w:rPrChange w:id="50" w:author="Office365 Team" w:date="2019-08-14T14:39:00Z">
              <w:rPr>
                <w:rFonts w:ascii="Arial" w:hAnsi="Arial" w:cs="Arial"/>
                <w:sz w:val="20"/>
              </w:rPr>
            </w:rPrChange>
          </w:rPr>
          <w:delText xml:space="preserve"> </w:delText>
        </w:r>
      </w:del>
      <w:ins w:id="51" w:author="Mallika" w:date="2019-08-08T09:56:00Z">
        <w:r w:rsidR="00194981" w:rsidRPr="00B82CFB">
          <w:rPr>
            <w:rFonts w:ascii="Arial" w:hAnsi="Arial" w:cs="Arial"/>
            <w:sz w:val="20"/>
            <w:rPrChange w:id="52" w:author="Office365 Team" w:date="2019-08-14T14:39:00Z">
              <w:rPr>
                <w:rFonts w:ascii="Arial" w:hAnsi="Arial" w:cs="Arial"/>
                <w:sz w:val="20"/>
              </w:rPr>
            </w:rPrChange>
          </w:rPr>
          <w:t xml:space="preserve">Variable </w:t>
        </w:r>
      </w:ins>
      <w:r w:rsidR="004572B2" w:rsidRPr="00B82CFB">
        <w:rPr>
          <w:rFonts w:ascii="Arial" w:hAnsi="Arial" w:cs="Arial"/>
          <w:sz w:val="20"/>
          <w:rPrChange w:id="53" w:author="Office365 Team" w:date="2019-08-14T14:39:00Z">
            <w:rPr>
              <w:rFonts w:ascii="Arial" w:hAnsi="Arial" w:cs="Arial"/>
              <w:sz w:val="20"/>
            </w:rPr>
          </w:rPrChange>
        </w:rPr>
        <w:t>costs</w:t>
      </w:r>
      <w:ins w:id="54" w:author="Mallika" w:date="2019-08-08T10:06:00Z">
        <w:r w:rsidR="00B36B1D" w:rsidRPr="00B82CFB">
          <w:rPr>
            <w:rFonts w:ascii="Arial" w:hAnsi="Arial" w:cs="Arial"/>
            <w:sz w:val="20"/>
            <w:rPrChange w:id="55" w:author="Office365 Team" w:date="2019-08-14T14:39:00Z">
              <w:rPr>
                <w:rFonts w:ascii="Arial" w:hAnsi="Arial" w:cs="Arial"/>
                <w:sz w:val="20"/>
              </w:rPr>
            </w:rPrChange>
          </w:rPr>
          <w:t xml:space="preserve"> per member</w:t>
        </w:r>
      </w:ins>
    </w:p>
    <w:p w14:paraId="35CDC66E" w14:textId="77777777" w:rsidR="004572B2" w:rsidRPr="00B82CFB" w:rsidDel="00194981" w:rsidRDefault="004572B2" w:rsidP="00613CD0">
      <w:pPr>
        <w:pStyle w:val="ListParagraph"/>
        <w:numPr>
          <w:ilvl w:val="0"/>
          <w:numId w:val="11"/>
        </w:numPr>
        <w:rPr>
          <w:rFonts w:ascii="Arial" w:hAnsi="Arial" w:cs="Arial"/>
          <w:sz w:val="20"/>
          <w:rPrChange w:id="56" w:author="Office365 Team" w:date="2019-08-14T14:39:00Z">
            <w:rPr>
              <w:rFonts w:ascii="Arial" w:hAnsi="Arial" w:cs="Arial"/>
              <w:sz w:val="20"/>
            </w:rPr>
          </w:rPrChange>
        </w:rPr>
        <w:pPrChange w:id="57" w:author="Office365 Team" w:date="2019-08-14T14:39:00Z">
          <w:pPr>
            <w:pStyle w:val="ListParagraph"/>
            <w:numPr>
              <w:numId w:val="11"/>
            </w:numPr>
            <w:ind w:hanging="360"/>
          </w:pPr>
        </w:pPrChange>
      </w:pPr>
      <w:moveFromRangeStart w:id="58" w:author="Mallika" w:date="2019-08-08T09:56:00Z" w:name="move426877522"/>
      <w:moveFrom w:id="59" w:author="Mallika" w:date="2019-08-08T09:56:00Z">
        <w:r w:rsidRPr="00B82CFB" w:rsidDel="00194981">
          <w:rPr>
            <w:rFonts w:ascii="Arial" w:hAnsi="Arial" w:cs="Arial"/>
            <w:sz w:val="20"/>
            <w:rPrChange w:id="60" w:author="Office365 Team" w:date="2019-08-14T14:39:00Z">
              <w:rPr>
                <w:rFonts w:ascii="Arial" w:hAnsi="Arial" w:cs="Arial"/>
                <w:sz w:val="20"/>
              </w:rPr>
            </w:rPrChange>
          </w:rPr>
          <w:t>Membership fee per member</w:t>
        </w:r>
      </w:moveFrom>
    </w:p>
    <w:p w14:paraId="32423484" w14:textId="77777777" w:rsidR="001772FE" w:rsidRPr="00361767" w:rsidRDefault="00692505" w:rsidP="00361767">
      <w:pPr>
        <w:ind w:left="360"/>
        <w:rPr>
          <w:rFonts w:ascii="Arial" w:hAnsi="Arial" w:cs="Arial"/>
          <w:rPrChange w:id="61" w:author="Office365 Team" w:date="2019-08-14T14:39:00Z">
            <w:rPr/>
          </w:rPrChange>
        </w:rPr>
        <w:pPrChange w:id="62" w:author="Office365 Team" w:date="2019-08-14T14:39:00Z">
          <w:pPr/>
        </w:pPrChange>
      </w:pPr>
      <w:bookmarkStart w:id="63" w:name="_GoBack"/>
      <w:moveFromRangeEnd w:id="58"/>
      <w:r w:rsidRPr="00286BCA">
        <w:rPr>
          <w:noProof/>
        </w:rPr>
        <w:lastRenderedPageBreak/>
        <w:drawing>
          <wp:inline distT="0" distB="0" distL="0" distR="0" wp14:anchorId="4DA7ACA8" wp14:editId="34978319">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bookmarkEnd w:id="63"/>
    </w:p>
    <w:p w14:paraId="30E5892A" w14:textId="77777777" w:rsidR="00BB3815" w:rsidRDefault="00BB3815" w:rsidP="001772FE">
      <w:pPr>
        <w:spacing w:before="280" w:after="280"/>
        <w:rPr>
          <w:ins w:id="64" w:author="Mallika" w:date="2019-07-15T10:14:00Z"/>
          <w:rFonts w:ascii="Arial" w:eastAsia="Times New Roman" w:hAnsi="Arial" w:cs="Arial"/>
          <w:color w:val="000000"/>
          <w:sz w:val="20"/>
          <w:szCs w:val="20"/>
        </w:rPr>
      </w:pPr>
    </w:p>
    <w:p w14:paraId="70CBE898" w14:textId="77777777" w:rsidR="004572B2" w:rsidRDefault="004572B2" w:rsidP="001772FE">
      <w:pPr>
        <w:spacing w:before="280" w:after="280"/>
        <w:rPr>
          <w:ins w:id="65" w:author="Mallika" w:date="2019-07-15T10:15:00Z"/>
          <w:rFonts w:ascii="Arial" w:eastAsia="Times New Roman" w:hAnsi="Arial" w:cs="Arial"/>
          <w:color w:val="000000"/>
          <w:sz w:val="20"/>
          <w:szCs w:val="20"/>
        </w:rPr>
      </w:pPr>
      <w:ins w:id="66" w:author="Mallika" w:date="2019-07-15T10:14:00Z">
        <w:r>
          <w:rPr>
            <w:rFonts w:ascii="Arial" w:eastAsia="Times New Roman" w:hAnsi="Arial" w:cs="Arial"/>
            <w:color w:val="000000"/>
            <w:sz w:val="20"/>
            <w:szCs w:val="20"/>
          </w:rPr>
          <w:t>You will notice that as our fixed costs increase, our total cost curve</w:t>
        </w:r>
      </w:ins>
      <w:ins w:id="67" w:author="Mallika" w:date="2019-07-15T10:15:00Z">
        <w:r>
          <w:rPr>
            <w:rFonts w:ascii="Arial" w:eastAsia="Times New Roman" w:hAnsi="Arial" w:cs="Arial"/>
            <w:color w:val="000000"/>
            <w:sz w:val="20"/>
            <w:szCs w:val="20"/>
          </w:rPr>
          <w:t>s</w:t>
        </w:r>
      </w:ins>
      <w:ins w:id="68"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69" w:author="Mallika" w:date="2019-07-15T10:16:00Z"/>
          <w:rFonts w:ascii="Arial" w:eastAsia="Times New Roman" w:hAnsi="Arial" w:cs="Arial"/>
          <w:color w:val="000000"/>
          <w:sz w:val="20"/>
          <w:szCs w:val="20"/>
        </w:rPr>
      </w:pPr>
      <w:ins w:id="70" w:author="Mallika" w:date="2019-07-15T10:16:00Z">
        <w:r>
          <w:rPr>
            <w:rFonts w:ascii="Arial" w:eastAsia="Times New Roman" w:hAnsi="Arial" w:cs="Arial"/>
            <w:color w:val="000000"/>
            <w:sz w:val="20"/>
            <w:szCs w:val="20"/>
          </w:rPr>
          <w:t xml:space="preserve">As our variable costs per member increase, the </w:t>
        </w:r>
      </w:ins>
      <w:ins w:id="71" w:author="Mallika" w:date="2019-07-15T10:17:00Z">
        <w:r>
          <w:rPr>
            <w:rFonts w:ascii="Arial" w:eastAsia="Times New Roman" w:hAnsi="Arial" w:cs="Arial"/>
            <w:color w:val="000000"/>
            <w:sz w:val="20"/>
            <w:szCs w:val="20"/>
          </w:rPr>
          <w:t>slope</w:t>
        </w:r>
      </w:ins>
      <w:ins w:id="72" w:author="Mallika" w:date="2019-07-15T10:16:00Z">
        <w:r>
          <w:rPr>
            <w:rFonts w:ascii="Arial" w:eastAsia="Times New Roman" w:hAnsi="Arial" w:cs="Arial"/>
            <w:color w:val="000000"/>
            <w:sz w:val="20"/>
            <w:szCs w:val="20"/>
          </w:rPr>
          <w:t xml:space="preserve"> of the total cost curve </w:t>
        </w:r>
      </w:ins>
      <w:ins w:id="73" w:author="Mallika" w:date="2019-08-08T09:58:00Z">
        <w:r w:rsidR="004A16E1">
          <w:rPr>
            <w:rFonts w:ascii="Arial" w:eastAsia="Times New Roman" w:hAnsi="Arial" w:cs="Arial"/>
            <w:color w:val="000000"/>
            <w:sz w:val="20"/>
            <w:szCs w:val="20"/>
          </w:rPr>
          <w:t>increases</w:t>
        </w:r>
      </w:ins>
      <w:ins w:id="74"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75"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76"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77"/>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77"/>
      <w:r w:rsidR="00131EA0">
        <w:t>”</w:t>
      </w:r>
      <w:r>
        <w:rPr>
          <w:rStyle w:val="CommentReference"/>
          <w:rFonts w:ascii="Times New Roman" w:eastAsia="Times New Roman" w:hAnsi="Times New Roman" w:cs="Times New Roman"/>
          <w:i w:val="0"/>
          <w:iCs w:val="0"/>
          <w:color w:val="auto"/>
        </w:rPr>
        <w:commentReference w:id="77"/>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A7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36B1D"/>
    <w:rsid w:val="00B82CFB"/>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EDD2A-EB6D-42E0-8627-A472C4E23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114</cp:revision>
  <dcterms:created xsi:type="dcterms:W3CDTF">2019-04-24T16:59:00Z</dcterms:created>
  <dcterms:modified xsi:type="dcterms:W3CDTF">2019-08-14T09:09:00Z</dcterms:modified>
</cp:coreProperties>
</file>