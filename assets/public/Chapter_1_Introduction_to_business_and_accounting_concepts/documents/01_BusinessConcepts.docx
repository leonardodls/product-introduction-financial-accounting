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ins w:id="0" w:author="Mallika" w:date="2019-08-08T10:05:00Z">
        <w:r w:rsidR="00B36B1D">
          <w:rPr>
            <w:rFonts w:ascii="Arial" w:hAnsi="Arial" w:cs="Arial"/>
            <w:sz w:val="20"/>
          </w:rPr>
          <w:t xml:space="preserve">If monthly membership fees for Core Fitness are $50 and the studio has 600 members, then </w:t>
        </w:r>
      </w:ins>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$30,000 per month</w:t>
      </w:r>
      <w:ins w:id="1" w:author="Mallika" w:date="2019-08-08T09:38:00Z">
        <w:r w:rsidR="00F832FD">
          <w:rPr>
            <w:rFonts w:ascii="Arial" w:hAnsi="Arial" w:cs="Arial"/>
            <w:sz w:val="20"/>
          </w:rPr>
          <w:t xml:space="preserve"> ($50 x 600 members)</w:t>
        </w:r>
      </w:ins>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ins w:id="2" w:author="Mallika" w:date="2019-08-08T10:05:00Z">
        <w:r w:rsidR="00B36B1D">
          <w:rPr>
            <w:rFonts w:ascii="Arial" w:hAnsi="Arial" w:cs="Arial"/>
            <w:sz w:val="20"/>
          </w:rPr>
          <w:t xml:space="preserve">also </w:t>
        </w:r>
      </w:ins>
      <w:r w:rsidRPr="00AC792C">
        <w:rPr>
          <w:rFonts w:ascii="Arial" w:hAnsi="Arial" w:cs="Arial"/>
          <w:sz w:val="20"/>
        </w:rPr>
        <w:t xml:space="preserve">incurs a number of monthly </w:t>
      </w:r>
      <w:del w:id="3" w:author="Mallika" w:date="2019-08-08T09:35:00Z">
        <w:r w:rsidRPr="00AC792C" w:rsidDel="004D2EF0">
          <w:rPr>
            <w:rFonts w:ascii="Arial" w:hAnsi="Arial" w:cs="Arial"/>
            <w:sz w:val="20"/>
          </w:rPr>
          <w:delText xml:space="preserve">costs </w:delText>
        </w:r>
      </w:del>
      <w:ins w:id="4" w:author="Mallika" w:date="2019-08-08T09:35:00Z">
        <w:r w:rsidR="004D2EF0">
          <w:rPr>
            <w:rFonts w:ascii="Arial" w:hAnsi="Arial" w:cs="Arial"/>
            <w:sz w:val="20"/>
          </w:rPr>
          <w:t>expenses</w:t>
        </w:r>
        <w:r w:rsidR="004D2EF0" w:rsidRPr="00AC792C">
          <w:rPr>
            <w:rFonts w:ascii="Arial" w:hAnsi="Arial" w:cs="Arial"/>
            <w:sz w:val="20"/>
          </w:rPr>
          <w:t xml:space="preserve"> </w:t>
        </w:r>
      </w:ins>
      <w:r w:rsidRPr="00AC792C">
        <w:rPr>
          <w:rFonts w:ascii="Arial" w:hAnsi="Arial" w:cs="Arial"/>
          <w:sz w:val="20"/>
        </w:rPr>
        <w:t xml:space="preserve">such as the rent of the premises, </w:t>
      </w:r>
      <w:ins w:id="5" w:author="Mallika" w:date="2019-08-08T09:32:00Z">
        <w:r w:rsidR="004D2EF0" w:rsidRPr="00AC792C">
          <w:rPr>
            <w:rFonts w:ascii="Arial" w:hAnsi="Arial" w:cs="Arial"/>
            <w:sz w:val="20"/>
          </w:rPr>
          <w:t>insurance, and the salaries of its employees</w:t>
        </w:r>
        <w:r w:rsidR="004D2EF0">
          <w:rPr>
            <w:rFonts w:ascii="Arial" w:hAnsi="Arial" w:cs="Arial"/>
            <w:sz w:val="20"/>
          </w:rPr>
          <w:t xml:space="preserve">. These </w:t>
        </w:r>
      </w:ins>
      <w:ins w:id="6" w:author="Mallika" w:date="2019-08-08T09:35:00Z">
        <w:r w:rsidR="004D2EF0">
          <w:rPr>
            <w:rFonts w:ascii="Arial" w:hAnsi="Arial" w:cs="Arial"/>
            <w:sz w:val="20"/>
          </w:rPr>
          <w:t>expenses</w:t>
        </w:r>
      </w:ins>
      <w:ins w:id="7" w:author="Mallika" w:date="2019-08-08T09:32:00Z">
        <w:r w:rsidR="004D2EF0">
          <w:rPr>
            <w:rFonts w:ascii="Arial" w:hAnsi="Arial" w:cs="Arial"/>
            <w:sz w:val="20"/>
          </w:rPr>
          <w:t xml:space="preserve"> are </w:t>
        </w:r>
        <w:r w:rsidR="004D2EF0" w:rsidRPr="004D2EF0">
          <w:rPr>
            <w:rFonts w:ascii="Arial" w:hAnsi="Arial" w:cs="Arial"/>
            <w:b/>
            <w:sz w:val="20"/>
            <w:rPrChange w:id="8" w:author="Mallika" w:date="2019-08-08T09:35:00Z">
              <w:rPr>
                <w:rFonts w:ascii="Arial" w:hAnsi="Arial" w:cs="Arial"/>
                <w:sz w:val="20"/>
              </w:rPr>
            </w:rPrChange>
          </w:rPr>
          <w:t xml:space="preserve">fixed </w:t>
        </w:r>
      </w:ins>
      <w:ins w:id="9" w:author="Mallika" w:date="2019-08-08T09:35:00Z">
        <w:r w:rsidR="004D2EF0" w:rsidRPr="004D2EF0">
          <w:rPr>
            <w:rFonts w:ascii="Arial" w:hAnsi="Arial" w:cs="Arial"/>
            <w:b/>
            <w:sz w:val="20"/>
            <w:rPrChange w:id="10" w:author="Mallika" w:date="2019-08-08T09:35:00Z">
              <w:rPr>
                <w:rFonts w:ascii="Arial" w:hAnsi="Arial" w:cs="Arial"/>
                <w:sz w:val="20"/>
              </w:rPr>
            </w:rPrChange>
          </w:rPr>
          <w:t>costs</w:t>
        </w:r>
        <w:r w:rsidR="004D2EF0">
          <w:rPr>
            <w:rFonts w:ascii="Arial" w:hAnsi="Arial" w:cs="Arial"/>
            <w:sz w:val="20"/>
          </w:rPr>
          <w:t xml:space="preserve"> </w:t>
        </w:r>
      </w:ins>
      <w:ins w:id="11" w:author="Mallika" w:date="2019-08-08T09:32:00Z">
        <w:r w:rsidR="004D2EF0">
          <w:rPr>
            <w:rFonts w:ascii="Arial" w:hAnsi="Arial" w:cs="Arial"/>
            <w:sz w:val="20"/>
          </w:rPr>
          <w:t>and don</w:t>
        </w:r>
      </w:ins>
      <w:ins w:id="12" w:author="Mallika" w:date="2019-08-08T09:33:00Z">
        <w:r w:rsidR="004D2EF0">
          <w:rPr>
            <w:rFonts w:ascii="Arial" w:hAnsi="Arial" w:cs="Arial"/>
            <w:sz w:val="20"/>
          </w:rPr>
          <w:t xml:space="preserve">’t change even if more members join the gym.  Some </w:t>
        </w:r>
      </w:ins>
      <w:ins w:id="13" w:author="Mallika" w:date="2019-08-08T09:36:00Z">
        <w:r w:rsidR="004D2EF0">
          <w:rPr>
            <w:rFonts w:ascii="Arial" w:hAnsi="Arial" w:cs="Arial"/>
            <w:sz w:val="20"/>
          </w:rPr>
          <w:t>expenses</w:t>
        </w:r>
      </w:ins>
      <w:ins w:id="14" w:author="Mallika" w:date="2019-08-08T09:33:00Z">
        <w:r w:rsidR="004D2EF0">
          <w:rPr>
            <w:rFonts w:ascii="Arial" w:hAnsi="Arial" w:cs="Arial"/>
            <w:sz w:val="20"/>
          </w:rPr>
          <w:t xml:space="preserve">, such as </w:t>
        </w:r>
      </w:ins>
      <w:r w:rsidRPr="00AC792C">
        <w:rPr>
          <w:rFonts w:ascii="Arial" w:hAnsi="Arial" w:cs="Arial"/>
          <w:sz w:val="20"/>
        </w:rPr>
        <w:t>the utilities</w:t>
      </w:r>
      <w:ins w:id="15" w:author="Mallika" w:date="2019-08-08T09:51:00Z">
        <w:r w:rsidR="00194981">
          <w:rPr>
            <w:rFonts w:ascii="Arial" w:hAnsi="Arial" w:cs="Arial"/>
            <w:sz w:val="20"/>
          </w:rPr>
          <w:t xml:space="preserve">, </w:t>
        </w:r>
      </w:ins>
      <w:del w:id="16" w:author="Mallika" w:date="2019-08-08T09:51:00Z">
        <w:r w:rsidRPr="00AC792C" w:rsidDel="00194981">
          <w:rPr>
            <w:rFonts w:ascii="Arial" w:hAnsi="Arial" w:cs="Arial"/>
            <w:sz w:val="20"/>
          </w:rPr>
          <w:delText xml:space="preserve"> (electricity and water),</w:delText>
        </w:r>
        <w:r w:rsidR="00096130" w:rsidDel="00194981">
          <w:rPr>
            <w:rFonts w:ascii="Arial" w:hAnsi="Arial" w:cs="Arial"/>
            <w:sz w:val="20"/>
          </w:rPr>
          <w:delText xml:space="preserve"> </w:delText>
        </w:r>
      </w:del>
      <w:r w:rsidR="00096130">
        <w:rPr>
          <w:rFonts w:ascii="Arial" w:hAnsi="Arial" w:cs="Arial"/>
          <w:sz w:val="20"/>
        </w:rPr>
        <w:t>laundry services</w:t>
      </w:r>
      <w:ins w:id="17" w:author="Mallika" w:date="2019-08-08T09:34:00Z">
        <w:r w:rsidR="004D2EF0">
          <w:rPr>
            <w:rFonts w:ascii="Arial" w:hAnsi="Arial" w:cs="Arial"/>
            <w:sz w:val="20"/>
          </w:rPr>
          <w:t xml:space="preserve"> and</w:t>
        </w:r>
      </w:ins>
      <w:del w:id="18" w:author="Mallika" w:date="2019-08-08T09:34:00Z">
        <w:r w:rsidR="00096130" w:rsidDel="004D2EF0">
          <w:rPr>
            <w:rFonts w:ascii="Arial" w:hAnsi="Arial" w:cs="Arial"/>
            <w:sz w:val="20"/>
          </w:rPr>
          <w:delText>,</w:delText>
        </w:r>
      </w:del>
      <w:r w:rsidRPr="00AC792C">
        <w:rPr>
          <w:rFonts w:ascii="Arial" w:hAnsi="Arial" w:cs="Arial"/>
          <w:sz w:val="20"/>
        </w:rPr>
        <w:t xml:space="preserve"> the maintenance of the equipment</w:t>
      </w:r>
      <w:ins w:id="19" w:author="Mallika" w:date="2019-08-08T09:34:00Z">
        <w:r w:rsidR="004D2EF0">
          <w:rPr>
            <w:rFonts w:ascii="Arial" w:hAnsi="Arial" w:cs="Arial"/>
            <w:sz w:val="20"/>
          </w:rPr>
          <w:t xml:space="preserve"> increase if the </w:t>
        </w:r>
      </w:ins>
      <w:ins w:id="20" w:author="Mallika" w:date="2019-08-08T09:35:00Z">
        <w:r w:rsidR="004D2EF0">
          <w:rPr>
            <w:rFonts w:ascii="Arial" w:hAnsi="Arial" w:cs="Arial"/>
            <w:sz w:val="20"/>
          </w:rPr>
          <w:t xml:space="preserve">number of members increases.  These </w:t>
        </w:r>
      </w:ins>
      <w:ins w:id="21" w:author="Mallika" w:date="2019-08-08T09:36:00Z">
        <w:r w:rsidR="004D2EF0">
          <w:rPr>
            <w:rFonts w:ascii="Arial" w:hAnsi="Arial" w:cs="Arial"/>
            <w:sz w:val="20"/>
          </w:rPr>
          <w:t>expenses</w:t>
        </w:r>
      </w:ins>
      <w:ins w:id="22" w:author="Mallika" w:date="2019-08-08T09:35:00Z">
        <w:r w:rsidR="004D2EF0">
          <w:rPr>
            <w:rFonts w:ascii="Arial" w:hAnsi="Arial" w:cs="Arial"/>
            <w:sz w:val="20"/>
          </w:rPr>
          <w:t xml:space="preserve"> are </w:t>
        </w:r>
        <w:r w:rsidR="004D2EF0" w:rsidRPr="004D2EF0">
          <w:rPr>
            <w:rFonts w:ascii="Arial" w:hAnsi="Arial" w:cs="Arial"/>
            <w:b/>
            <w:sz w:val="20"/>
            <w:rPrChange w:id="23" w:author="Mallika" w:date="2019-08-08T09:36:00Z">
              <w:rPr>
                <w:rFonts w:ascii="Arial" w:hAnsi="Arial" w:cs="Arial"/>
                <w:sz w:val="20"/>
              </w:rPr>
            </w:rPrChange>
          </w:rPr>
          <w:t>variable costs</w:t>
        </w:r>
        <w:r w:rsidR="004D2EF0">
          <w:rPr>
            <w:rFonts w:ascii="Arial" w:hAnsi="Arial" w:cs="Arial"/>
            <w:sz w:val="20"/>
          </w:rPr>
          <w:t>.</w:t>
        </w:r>
      </w:ins>
      <w:del w:id="24" w:author="Mallika" w:date="2019-08-08T09:34:00Z">
        <w:r w:rsidRPr="00AC792C" w:rsidDel="004D2EF0">
          <w:rPr>
            <w:rFonts w:ascii="Arial" w:hAnsi="Arial" w:cs="Arial"/>
            <w:sz w:val="20"/>
          </w:rPr>
          <w:delText>,</w:delText>
        </w:r>
      </w:del>
      <w:del w:id="25" w:author="Mallika" w:date="2019-08-08T09:32:00Z">
        <w:r w:rsidRPr="00AC792C" w:rsidDel="004D2EF0">
          <w:rPr>
            <w:rFonts w:ascii="Arial" w:hAnsi="Arial" w:cs="Arial"/>
            <w:sz w:val="20"/>
          </w:rPr>
          <w:delText xml:space="preserve"> insurance, and the salaries of its employees</w:delText>
        </w:r>
      </w:del>
      <w:r w:rsidRPr="00AC792C">
        <w:rPr>
          <w:rFonts w:ascii="Arial" w:hAnsi="Arial" w:cs="Arial"/>
          <w:sz w:val="20"/>
        </w:rPr>
        <w:t xml:space="preserve">. </w:t>
      </w:r>
      <w:ins w:id="26" w:author="Mallika" w:date="2019-08-08T09:40:00Z">
        <w:r w:rsidR="00F832FD">
          <w:rPr>
            <w:rFonts w:ascii="Arial" w:hAnsi="Arial" w:cs="Arial"/>
            <w:sz w:val="20"/>
          </w:rPr>
          <w:t xml:space="preserve">If fixed costs are $20,000 and variable costs per member are </w:t>
        </w:r>
      </w:ins>
      <w:ins w:id="27" w:author="Mallika" w:date="2019-08-08T09:41:00Z">
        <w:r w:rsidR="00F832FD">
          <w:rPr>
            <w:rFonts w:ascii="Arial" w:hAnsi="Arial" w:cs="Arial"/>
            <w:sz w:val="20"/>
          </w:rPr>
          <w:t xml:space="preserve">$15, then </w:t>
        </w:r>
      </w:ins>
      <w:ins w:id="28" w:author="Mallika" w:date="2019-08-08T09:42:00Z">
        <w:r w:rsidR="00F832FD">
          <w:rPr>
            <w:rFonts w:ascii="Arial" w:hAnsi="Arial" w:cs="Arial"/>
            <w:sz w:val="20"/>
          </w:rPr>
          <w:t xml:space="preserve">total expenses = $29,000 </w:t>
        </w:r>
      </w:ins>
      <w:ins w:id="29" w:author="Mallika" w:date="2019-08-08T09:43:00Z">
        <w:r w:rsidR="00F832FD">
          <w:rPr>
            <w:rFonts w:ascii="Arial" w:hAnsi="Arial" w:cs="Arial"/>
            <w:sz w:val="20"/>
          </w:rPr>
          <w:t>(</w:t>
        </w:r>
      </w:ins>
      <w:ins w:id="30" w:author="Mallika" w:date="2019-08-08T09:42:00Z">
        <w:r w:rsidR="00F832FD">
          <w:rPr>
            <w:rFonts w:ascii="Arial" w:hAnsi="Arial" w:cs="Arial"/>
            <w:sz w:val="20"/>
          </w:rPr>
          <w:t xml:space="preserve">$20,000 + $15 x 600 members). </w:t>
        </w:r>
      </w:ins>
      <w:ins w:id="31" w:author="Mallika" w:date="2019-08-08T09:43:00Z">
        <w:r w:rsidR="00F832FD">
          <w:rPr>
            <w:rFonts w:ascii="Arial" w:hAnsi="Arial" w:cs="Arial"/>
            <w:sz w:val="20"/>
          </w:rPr>
          <w:t xml:space="preserve">With these assumptions, </w:t>
        </w:r>
      </w:ins>
      <w:del w:id="32" w:author="Mallika" w:date="2019-08-08T09:43:00Z">
        <w:r w:rsidRPr="00AC792C" w:rsidDel="00F832FD">
          <w:rPr>
            <w:rFonts w:ascii="Arial" w:hAnsi="Arial" w:cs="Arial"/>
            <w:sz w:val="20"/>
          </w:rPr>
          <w:delText xml:space="preserve">These costs total approximately $22,500 per month. </w:delText>
        </w:r>
      </w:del>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del w:id="33" w:author="Mallika" w:date="2019-08-08T09:44:00Z">
        <w:r w:rsidRPr="00AC792C" w:rsidDel="00F832FD">
          <w:rPr>
            <w:rFonts w:ascii="Arial" w:hAnsi="Arial" w:cs="Arial"/>
            <w:sz w:val="20"/>
          </w:rPr>
          <w:delText xml:space="preserve">approximately </w:delText>
        </w:r>
      </w:del>
      <w:r w:rsidRPr="00AC792C">
        <w:rPr>
          <w:rFonts w:ascii="Arial" w:hAnsi="Arial" w:cs="Arial"/>
          <w:sz w:val="20"/>
        </w:rPr>
        <w:t>$</w:t>
      </w:r>
      <w:del w:id="34" w:author="Mallika" w:date="2019-08-08T09:44:00Z">
        <w:r w:rsidRPr="00AC792C" w:rsidDel="00F832FD">
          <w:rPr>
            <w:rFonts w:ascii="Arial" w:hAnsi="Arial" w:cs="Arial"/>
            <w:sz w:val="20"/>
          </w:rPr>
          <w:delText>7,500</w:delText>
        </w:r>
      </w:del>
      <w:ins w:id="35" w:author="Mallika" w:date="2019-08-08T09:44:00Z">
        <w:r w:rsidR="00F832FD">
          <w:rPr>
            <w:rFonts w:ascii="Arial" w:hAnsi="Arial" w:cs="Arial"/>
            <w:sz w:val="20"/>
          </w:rPr>
          <w:t>1,000</w:t>
        </w:r>
      </w:ins>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77777777"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ins w:id="36" w:author="Mallika" w:date="2019-08-08T10:36:00Z">
        <w:r w:rsidR="0015024B">
          <w:rPr>
            <w:rFonts w:ascii="Arial" w:hAnsi="Arial" w:cs="Arial"/>
            <w:sz w:val="20"/>
          </w:rPr>
          <w:t xml:space="preserve"> (where total cost is the fixed cost + variable cost)</w:t>
        </w:r>
      </w:ins>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breakeven point</w:t>
      </w:r>
      <w:r>
        <w:rPr>
          <w:rFonts w:ascii="Arial" w:hAnsi="Arial" w:cs="Arial"/>
          <w:b/>
          <w:sz w:val="20"/>
        </w:rPr>
        <w:t xml:space="preserve"> </w:t>
      </w:r>
      <w:r>
        <w:rPr>
          <w:rFonts w:ascii="Arial" w:hAnsi="Arial" w:cs="Arial"/>
          <w:sz w:val="20"/>
        </w:rPr>
        <w:t xml:space="preserve">– the </w:t>
      </w:r>
      <w:del w:id="37" w:author="Mallika" w:date="2019-08-08T09:57:00Z">
        <w:r w:rsidDel="00194981">
          <w:rPr>
            <w:rFonts w:ascii="Arial" w:hAnsi="Arial" w:cs="Arial"/>
            <w:sz w:val="20"/>
          </w:rPr>
          <w:delText xml:space="preserve">point </w:delText>
        </w:r>
      </w:del>
      <w:ins w:id="38" w:author="Mallika" w:date="2019-08-08T09:57:00Z">
        <w:r w:rsidR="00194981">
          <w:rPr>
            <w:rFonts w:ascii="Arial" w:hAnsi="Arial" w:cs="Arial"/>
            <w:sz w:val="20"/>
          </w:rPr>
          <w:t xml:space="preserve">number of members </w:t>
        </w:r>
      </w:ins>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77777777"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ins w:id="39" w:author="Mallika" w:date="2019-08-08T09:56:00Z">
        <w:r w:rsidR="00194981">
          <w:rPr>
            <w:rFonts w:ascii="Arial" w:hAnsi="Arial" w:cs="Arial"/>
            <w:sz w:val="20"/>
          </w:rPr>
          <w:t xml:space="preserve">three </w:t>
        </w:r>
      </w:ins>
      <w:r>
        <w:rPr>
          <w:rFonts w:ascii="Arial" w:hAnsi="Arial" w:cs="Arial"/>
          <w:sz w:val="20"/>
        </w:rPr>
        <w:t xml:space="preserve">sliders </w:t>
      </w:r>
      <w:del w:id="40" w:author="Mallika" w:date="2019-08-08T09:56:00Z">
        <w:r w:rsidDel="00194981">
          <w:rPr>
            <w:rFonts w:ascii="Arial" w:hAnsi="Arial" w:cs="Arial"/>
            <w:sz w:val="20"/>
          </w:rPr>
          <w:delText>on the left</w:delText>
        </w:r>
      </w:del>
      <w:ins w:id="41" w:author="Mallika" w:date="2019-08-08T09:56:00Z">
        <w:r w:rsidR="00194981">
          <w:rPr>
            <w:rFonts w:ascii="Arial" w:hAnsi="Arial" w:cs="Arial"/>
            <w:sz w:val="20"/>
          </w:rPr>
          <w:t>below the graph</w:t>
        </w:r>
      </w:ins>
      <w:r>
        <w:rPr>
          <w:rFonts w:ascii="Arial" w:hAnsi="Arial" w:cs="Arial"/>
          <w:sz w:val="20"/>
        </w:rPr>
        <w:t xml:space="preserve"> to change: </w:t>
      </w:r>
    </w:p>
    <w:p w14:paraId="0ECB6D9E" w14:textId="77777777" w:rsidR="00194981" w:rsidRPr="00096130" w:rsidRDefault="00194981" w:rsidP="00194981">
      <w:pPr>
        <w:pStyle w:val="ListParagraph"/>
        <w:numPr>
          <w:ilvl w:val="0"/>
          <w:numId w:val="11"/>
        </w:numPr>
        <w:rPr>
          <w:rFonts w:ascii="Arial" w:hAnsi="Arial" w:cs="Arial"/>
          <w:sz w:val="20"/>
        </w:rPr>
      </w:pPr>
      <w:moveToRangeStart w:id="42" w:author="Mallika" w:date="2019-08-08T09:56:00Z" w:name="move426877522"/>
      <w:moveTo w:id="43" w:author="Mallika" w:date="2019-08-08T09:56:00Z">
        <w:r>
          <w:rPr>
            <w:rFonts w:ascii="Arial" w:hAnsi="Arial" w:cs="Arial"/>
            <w:sz w:val="20"/>
          </w:rPr>
          <w:t>Membership fee per member</w:t>
        </w:r>
      </w:moveTo>
    </w:p>
    <w:moveToRangeEnd w:id="42"/>
    <w:p w14:paraId="2D39087D" w14:textId="77777777" w:rsidR="00194981" w:rsidRDefault="00B36B1D" w:rsidP="00096130">
      <w:pPr>
        <w:pStyle w:val="ListParagraph"/>
        <w:numPr>
          <w:ilvl w:val="0"/>
          <w:numId w:val="11"/>
        </w:numPr>
        <w:rPr>
          <w:ins w:id="44" w:author="Mallika" w:date="2019-08-08T09:56:00Z"/>
          <w:rFonts w:ascii="Arial" w:hAnsi="Arial" w:cs="Arial"/>
          <w:sz w:val="20"/>
        </w:rPr>
      </w:pPr>
      <w:ins w:id="45" w:author="Mallika" w:date="2019-08-08T09:56:00Z">
        <w:r>
          <w:rPr>
            <w:rFonts w:ascii="Arial" w:hAnsi="Arial" w:cs="Arial"/>
            <w:sz w:val="20"/>
          </w:rPr>
          <w:t>Fixed c</w:t>
        </w:r>
        <w:r w:rsidR="00194981">
          <w:rPr>
            <w:rFonts w:ascii="Arial" w:hAnsi="Arial" w:cs="Arial"/>
            <w:sz w:val="20"/>
          </w:rPr>
          <w:t>osts</w:t>
        </w:r>
      </w:ins>
    </w:p>
    <w:p w14:paraId="00075ED5" w14:textId="77777777" w:rsidR="004572B2" w:rsidRDefault="00096130" w:rsidP="00096130">
      <w:pPr>
        <w:pStyle w:val="ListParagraph"/>
        <w:numPr>
          <w:ilvl w:val="0"/>
          <w:numId w:val="11"/>
        </w:numPr>
        <w:rPr>
          <w:rFonts w:ascii="Arial" w:hAnsi="Arial" w:cs="Arial"/>
          <w:sz w:val="20"/>
        </w:rPr>
      </w:pPr>
      <w:del w:id="46" w:author="Mallika" w:date="2019-08-08T09:56:00Z">
        <w:r w:rsidDel="00194981">
          <w:rPr>
            <w:rFonts w:ascii="Arial" w:hAnsi="Arial" w:cs="Arial"/>
            <w:sz w:val="20"/>
          </w:rPr>
          <w:delText>Total</w:delText>
        </w:r>
        <w:r w:rsidR="004572B2" w:rsidDel="00194981">
          <w:rPr>
            <w:rFonts w:ascii="Arial" w:hAnsi="Arial" w:cs="Arial"/>
            <w:sz w:val="20"/>
          </w:rPr>
          <w:delText xml:space="preserve"> </w:delText>
        </w:r>
      </w:del>
      <w:ins w:id="47" w:author="Mallika" w:date="2019-08-08T09:56:00Z">
        <w:r w:rsidR="00194981">
          <w:rPr>
            <w:rFonts w:ascii="Arial" w:hAnsi="Arial" w:cs="Arial"/>
            <w:sz w:val="20"/>
          </w:rPr>
          <w:t xml:space="preserve">Variable </w:t>
        </w:r>
      </w:ins>
      <w:r w:rsidR="004572B2">
        <w:rPr>
          <w:rFonts w:ascii="Arial" w:hAnsi="Arial" w:cs="Arial"/>
          <w:sz w:val="20"/>
        </w:rPr>
        <w:t>costs</w:t>
      </w:r>
      <w:ins w:id="48" w:author="Mallika" w:date="2019-08-08T10:06:00Z">
        <w:r w:rsidR="00B36B1D">
          <w:rPr>
            <w:rFonts w:ascii="Arial" w:hAnsi="Arial" w:cs="Arial"/>
            <w:sz w:val="20"/>
          </w:rPr>
          <w:t xml:space="preserve"> per member</w:t>
        </w:r>
      </w:ins>
    </w:p>
    <w:p w14:paraId="35CDC66E" w14:textId="77777777" w:rsidR="004572B2" w:rsidRPr="00096130" w:rsidDel="00194981" w:rsidRDefault="004572B2" w:rsidP="00096130">
      <w:pPr>
        <w:pStyle w:val="ListParagraph"/>
        <w:numPr>
          <w:ilvl w:val="0"/>
          <w:numId w:val="11"/>
        </w:numPr>
        <w:rPr>
          <w:rFonts w:ascii="Arial" w:hAnsi="Arial" w:cs="Arial"/>
          <w:sz w:val="20"/>
        </w:rPr>
      </w:pPr>
      <w:moveFromRangeStart w:id="49" w:author="Mallika" w:date="2019-08-08T09:56:00Z" w:name="move426877522"/>
      <w:moveFrom w:id="50" w:author="Mallika" w:date="2019-08-08T09:56:00Z">
        <w:r w:rsidDel="00194981">
          <w:rPr>
            <w:rFonts w:ascii="Arial" w:hAnsi="Arial" w:cs="Arial"/>
            <w:sz w:val="20"/>
          </w:rPr>
          <w:t>Membership fee per member</w:t>
        </w:r>
      </w:moveFrom>
    </w:p>
    <w:moveFromRangeEnd w:id="49"/>
    <w:p w14:paraId="32423484" w14:textId="77777777" w:rsidR="001772FE" w:rsidRPr="001772FE" w:rsidRDefault="00692505" w:rsidP="001772FE">
      <w:pPr>
        <w:rPr>
          <w:rFonts w:ascii="Arial" w:hAnsi="Arial" w:cs="Arial"/>
        </w:rPr>
      </w:pPr>
      <w:r w:rsidRPr="00286BCA">
        <w:rPr>
          <w:rFonts w:ascii="Arial" w:hAnsi="Arial" w:cs="Arial"/>
          <w:noProof/>
        </w:rPr>
        <w:lastRenderedPageBreak/>
        <w:drawing>
          <wp:inline distT="0" distB="0" distL="0" distR="0" wp14:anchorId="4DA7ACA8" wp14:editId="34978319">
            <wp:extent cx="5400675" cy="3789262"/>
            <wp:effectExtent l="0" t="0" r="0" b="1905"/>
            <wp:docPr id="2" name="Picture 2"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30E5892A" w14:textId="77777777" w:rsidR="00BB3815" w:rsidRDefault="00BB3815" w:rsidP="001772FE">
      <w:pPr>
        <w:spacing w:before="280" w:after="280"/>
        <w:rPr>
          <w:ins w:id="51" w:author="Mallika" w:date="2019-07-15T10:14:00Z"/>
          <w:rFonts w:ascii="Arial" w:eastAsia="Times New Roman" w:hAnsi="Arial" w:cs="Arial"/>
          <w:color w:val="000000"/>
          <w:sz w:val="20"/>
          <w:szCs w:val="20"/>
        </w:rPr>
      </w:pPr>
    </w:p>
    <w:p w14:paraId="70CBE898" w14:textId="77777777" w:rsidR="004572B2" w:rsidRDefault="004572B2" w:rsidP="001772FE">
      <w:pPr>
        <w:spacing w:before="280" w:after="280"/>
        <w:rPr>
          <w:ins w:id="52" w:author="Mallika" w:date="2019-07-15T10:15:00Z"/>
          <w:rFonts w:ascii="Arial" w:eastAsia="Times New Roman" w:hAnsi="Arial" w:cs="Arial"/>
          <w:color w:val="000000"/>
          <w:sz w:val="20"/>
          <w:szCs w:val="20"/>
        </w:rPr>
      </w:pPr>
      <w:ins w:id="53" w:author="Mallika" w:date="2019-07-15T10:14:00Z">
        <w:r>
          <w:rPr>
            <w:rFonts w:ascii="Arial" w:eastAsia="Times New Roman" w:hAnsi="Arial" w:cs="Arial"/>
            <w:color w:val="000000"/>
            <w:sz w:val="20"/>
            <w:szCs w:val="20"/>
          </w:rPr>
          <w:t>You will notice that as our fixed costs increase, our total cost curve</w:t>
        </w:r>
      </w:ins>
      <w:ins w:id="54" w:author="Mallika" w:date="2019-07-15T10:15:00Z">
        <w:r>
          <w:rPr>
            <w:rFonts w:ascii="Arial" w:eastAsia="Times New Roman" w:hAnsi="Arial" w:cs="Arial"/>
            <w:color w:val="000000"/>
            <w:sz w:val="20"/>
            <w:szCs w:val="20"/>
          </w:rPr>
          <w:t>s</w:t>
        </w:r>
      </w:ins>
      <w:ins w:id="55" w:author="Mallika" w:date="2019-07-15T10:14:00Z">
        <w:r>
          <w:rPr>
            <w:rFonts w:ascii="Arial" w:eastAsia="Times New Roman" w:hAnsi="Arial" w:cs="Arial"/>
            <w:color w:val="000000"/>
            <w:sz w:val="20"/>
            <w:szCs w:val="20"/>
          </w:rPr>
          <w:t xml:space="preserve"> move up and</w:t>
        </w:r>
        <w:bookmarkStart w:id="56" w:name="_GoBack"/>
        <w:bookmarkEnd w:id="56"/>
        <w:r>
          <w:rPr>
            <w:rFonts w:ascii="Arial" w:eastAsia="Times New Roman" w:hAnsi="Arial" w:cs="Arial"/>
            <w:color w:val="000000"/>
            <w:sz w:val="20"/>
            <w:szCs w:val="20"/>
          </w:rPr>
          <w:t xml:space="preserve"> our break-even point increases.  </w:t>
        </w:r>
      </w:ins>
    </w:p>
    <w:p w14:paraId="59A71557" w14:textId="77777777" w:rsidR="004572B2" w:rsidRDefault="004572B2" w:rsidP="001772FE">
      <w:pPr>
        <w:spacing w:before="280" w:after="280"/>
        <w:rPr>
          <w:ins w:id="57" w:author="Mallika" w:date="2019-07-15T10:16:00Z"/>
          <w:rFonts w:ascii="Arial" w:eastAsia="Times New Roman" w:hAnsi="Arial" w:cs="Arial"/>
          <w:color w:val="000000"/>
          <w:sz w:val="20"/>
          <w:szCs w:val="20"/>
        </w:rPr>
      </w:pPr>
      <w:ins w:id="58" w:author="Mallika" w:date="2019-07-15T10:16:00Z">
        <w:r>
          <w:rPr>
            <w:rFonts w:ascii="Arial" w:eastAsia="Times New Roman" w:hAnsi="Arial" w:cs="Arial"/>
            <w:color w:val="000000"/>
            <w:sz w:val="20"/>
            <w:szCs w:val="20"/>
          </w:rPr>
          <w:t xml:space="preserve">As our variable costs per member increase, the </w:t>
        </w:r>
      </w:ins>
      <w:ins w:id="59" w:author="Mallika" w:date="2019-07-15T10:17:00Z">
        <w:r>
          <w:rPr>
            <w:rFonts w:ascii="Arial" w:eastAsia="Times New Roman" w:hAnsi="Arial" w:cs="Arial"/>
            <w:color w:val="000000"/>
            <w:sz w:val="20"/>
            <w:szCs w:val="20"/>
          </w:rPr>
          <w:t>slope</w:t>
        </w:r>
      </w:ins>
      <w:ins w:id="60" w:author="Mallika" w:date="2019-07-15T10:16:00Z">
        <w:r>
          <w:rPr>
            <w:rFonts w:ascii="Arial" w:eastAsia="Times New Roman" w:hAnsi="Arial" w:cs="Arial"/>
            <w:color w:val="000000"/>
            <w:sz w:val="20"/>
            <w:szCs w:val="20"/>
          </w:rPr>
          <w:t xml:space="preserve"> of the total cost curve </w:t>
        </w:r>
      </w:ins>
      <w:ins w:id="61" w:author="Mallika" w:date="2019-08-08T09:58:00Z">
        <w:r w:rsidR="004A16E1">
          <w:rPr>
            <w:rFonts w:ascii="Arial" w:eastAsia="Times New Roman" w:hAnsi="Arial" w:cs="Arial"/>
            <w:color w:val="000000"/>
            <w:sz w:val="20"/>
            <w:szCs w:val="20"/>
          </w:rPr>
          <w:t>increases</w:t>
        </w:r>
      </w:ins>
      <w:ins w:id="62" w:author="Mallika" w:date="2019-07-15T10:16:00Z">
        <w:r>
          <w:rPr>
            <w:rFonts w:ascii="Arial" w:eastAsia="Times New Roman" w:hAnsi="Arial" w:cs="Arial"/>
            <w:color w:val="000000"/>
            <w:sz w:val="20"/>
            <w:szCs w:val="20"/>
          </w:rPr>
          <w:t xml:space="preserve"> and, again, our break-even point increases.  </w:t>
        </w:r>
      </w:ins>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ins w:id="63" w:author="Mallika" w:date="2019-07-15T10:15:00Z"/>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 xml:space="preserve">classes – a work out class they designed which combines cardio, strength and flexibility. </w:t>
      </w:r>
      <w:del w:id="64" w:author="Mallika" w:date="2019-08-08T10:02:00Z">
        <w:r w:rsidRPr="0055700A" w:rsidDel="00B36B1D">
          <w:rPr>
            <w:rFonts w:ascii="Arial" w:eastAsia="Times New Roman" w:hAnsi="Arial" w:cs="Arial"/>
            <w:color w:val="000000"/>
            <w:sz w:val="20"/>
            <w:szCs w:val="20"/>
          </w:rPr>
          <w:delText>People can either join Core Fit</w:delText>
        </w:r>
        <w:r w:rsidR="00E30502" w:rsidRPr="0055700A" w:rsidDel="00B36B1D">
          <w:rPr>
            <w:rFonts w:ascii="Arial" w:eastAsia="Times New Roman" w:hAnsi="Arial" w:cs="Arial"/>
            <w:color w:val="000000"/>
            <w:sz w:val="20"/>
            <w:szCs w:val="20"/>
          </w:rPr>
          <w:delText>ness</w:delText>
        </w:r>
        <w:r w:rsidRPr="0055700A" w:rsidDel="00B36B1D">
          <w:rPr>
            <w:rFonts w:ascii="Arial" w:eastAsia="Times New Roman" w:hAnsi="Arial" w:cs="Arial"/>
            <w:color w:val="000000"/>
            <w:sz w:val="20"/>
            <w:szCs w:val="20"/>
          </w:rPr>
          <w:delText xml:space="preserve"> as monthly members or pay for a single class.</w:delText>
        </w:r>
      </w:del>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65"/>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65"/>
      <w:r w:rsidR="00131EA0">
        <w:t>”</w:t>
      </w:r>
      <w:r>
        <w:rPr>
          <w:rStyle w:val="CommentReference"/>
          <w:rFonts w:ascii="Times New Roman" w:eastAsia="Times New Roman" w:hAnsi="Times New Roman" w:cs="Times New Roman"/>
          <w:i w:val="0"/>
          <w:iCs w:val="0"/>
          <w:color w:val="auto"/>
        </w:rPr>
        <w:commentReference w:id="65"/>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FB3D993"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01AE87F1" w14:textId="77777777" w:rsidR="00794FEF" w:rsidRDefault="00794FEF" w:rsidP="00C60AC1"/>
    <w:p w14:paraId="1FA1CA1F" w14:textId="77777777" w:rsidR="00A01701" w:rsidRPr="002D4B0E" w:rsidRDefault="00A01701" w:rsidP="00A01701">
      <w:pPr>
        <w:rPr>
          <w:rFonts w:ascii="Arial" w:hAnsi="Arial" w:cs="Arial"/>
          <w:sz w:val="20"/>
        </w:rPr>
      </w:pPr>
      <w:r>
        <w:rPr>
          <w:rFonts w:ascii="Arial" w:hAnsi="Arial" w:cs="Arial"/>
          <w:sz w:val="20"/>
        </w:rPr>
        <w:t>&lt;/ignore&gt;</w:t>
      </w:r>
    </w:p>
    <w:p w14:paraId="1CD3C92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 w:author="Jasneet Kaur" w:date="2019-05-01T12:53:00Z" w:initials="JK">
    <w:p w14:paraId="1712F291" w14:textId="77777777" w:rsidR="00194981" w:rsidRDefault="00194981">
      <w:pPr>
        <w:pStyle w:val="CommentText"/>
      </w:pPr>
      <w:r>
        <w:rPr>
          <w:rStyle w:val="CommentReference"/>
        </w:rPr>
        <w:annotationRef/>
      </w:r>
      <w:proofErr w:type="spellStart"/>
      <w:r>
        <w:t>Dev</w:t>
      </w:r>
      <w:proofErr w:type="spellEnd"/>
      <w:r>
        <w:t xml:space="preserve">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3995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3995F7" w16cid:durableId="20E451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Segoe UI"/>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35pt;height:11.35pt" o:bullet="t">
        <v:imagedata r:id="rId1" o:title="msoD951"/>
      </v:shape>
    </w:pict>
  </w:numPicBullet>
  <w:abstractNum w:abstractNumId="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881888"/>
    <w:multiLevelType w:val="hybridMultilevel"/>
    <w:tmpl w:val="90AA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0"/>
  </w:num>
  <w:num w:numId="3">
    <w:abstractNumId w:val="8"/>
  </w:num>
  <w:num w:numId="4">
    <w:abstractNumId w:val="5"/>
  </w:num>
  <w:num w:numId="5">
    <w:abstractNumId w:val="4"/>
  </w:num>
  <w:num w:numId="6">
    <w:abstractNumId w:val="7"/>
  </w:num>
  <w:num w:numId="7">
    <w:abstractNumId w:val="3"/>
  </w:num>
  <w:num w:numId="8">
    <w:abstractNumId w:val="6"/>
  </w:num>
  <w:num w:numId="9">
    <w:abstractNumId w:val="9"/>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6247B"/>
    <w:rsid w:val="0008746C"/>
    <w:rsid w:val="00090699"/>
    <w:rsid w:val="00096130"/>
    <w:rsid w:val="000A38BF"/>
    <w:rsid w:val="000F30E0"/>
    <w:rsid w:val="00110FC0"/>
    <w:rsid w:val="00131EA0"/>
    <w:rsid w:val="00133D5D"/>
    <w:rsid w:val="0015024B"/>
    <w:rsid w:val="00161E84"/>
    <w:rsid w:val="001727F5"/>
    <w:rsid w:val="001772FE"/>
    <w:rsid w:val="00177A7F"/>
    <w:rsid w:val="00194981"/>
    <w:rsid w:val="001B069B"/>
    <w:rsid w:val="001D59EA"/>
    <w:rsid w:val="001D5FB0"/>
    <w:rsid w:val="0025620E"/>
    <w:rsid w:val="002731FE"/>
    <w:rsid w:val="0028002C"/>
    <w:rsid w:val="002817BE"/>
    <w:rsid w:val="00286BCA"/>
    <w:rsid w:val="002872E9"/>
    <w:rsid w:val="002B30AC"/>
    <w:rsid w:val="00351204"/>
    <w:rsid w:val="003A1A5A"/>
    <w:rsid w:val="003D2DC4"/>
    <w:rsid w:val="003D3F6F"/>
    <w:rsid w:val="003F2EC7"/>
    <w:rsid w:val="00422CD2"/>
    <w:rsid w:val="004572B2"/>
    <w:rsid w:val="0046039D"/>
    <w:rsid w:val="004A1015"/>
    <w:rsid w:val="004A16E1"/>
    <w:rsid w:val="004A717E"/>
    <w:rsid w:val="004C33A7"/>
    <w:rsid w:val="004D2EF0"/>
    <w:rsid w:val="004D3F45"/>
    <w:rsid w:val="004F435A"/>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36B1D"/>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0C0D40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3" Type="http://schemas.microsoft.com/office/2011/relationships/people" Target="people.xml"/><Relationship Id="rId14" Type="http://schemas.microsoft.com/office/2011/relationships/commentsExtended" Target="commentsExtended.xml"/><Relationship Id="rId15"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E1999-12E5-FF4F-BB9E-FECFB9628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Pages>
  <Words>755</Words>
  <Characters>4305</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112</cp:revision>
  <dcterms:created xsi:type="dcterms:W3CDTF">2019-04-24T16:59:00Z</dcterms:created>
  <dcterms:modified xsi:type="dcterms:W3CDTF">2019-08-08T05:11:00Z</dcterms:modified>
</cp:coreProperties>
</file>