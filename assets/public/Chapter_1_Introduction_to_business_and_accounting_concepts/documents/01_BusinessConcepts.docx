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D227BB" w14:textId="77777777" w:rsidR="00F13015" w:rsidRDefault="00962867" w:rsidP="00BE68E8">
      <w:pPr>
        <w:pStyle w:val="Heading5"/>
        <w:jc w:val="center"/>
      </w:pPr>
      <w:r>
        <w:rPr>
          <w:noProof/>
        </w:rPr>
        <w:drawing>
          <wp:inline distT="0" distB="0" distL="0" distR="0" wp14:anchorId="5C0D342E" wp14:editId="01979EE2">
            <wp:extent cx="4301407" cy="617526"/>
            <wp:effectExtent l="0" t="0" r="4445" b="0"/>
            <wp:docPr id="1" name="Picture 1" descr="{ &#10;&quot;Format&quot; : &quot;SVG&quot;,&#10;&quot;ResourceName&quot; :&quot;1.1_learningObj.svg&quot;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2983" cy="620624"/>
                    </a:xfrm>
                    <a:prstGeom prst="rect">
                      <a:avLst/>
                    </a:prstGeom>
                    <a:noFill/>
                    <a:ln>
                      <a:noFill/>
                    </a:ln>
                  </pic:spPr>
                </pic:pic>
              </a:graphicData>
            </a:graphic>
          </wp:inline>
        </w:drawing>
      </w:r>
    </w:p>
    <w:p w14:paraId="0C4AEDA1" w14:textId="77777777" w:rsidR="00C7646D" w:rsidRPr="002817BE" w:rsidRDefault="00C7646D" w:rsidP="00C7646D">
      <w:pPr>
        <w:pStyle w:val="Heading2"/>
        <w:rPr>
          <w:rFonts w:ascii="Arial" w:hAnsi="Arial" w:cs="Arial"/>
        </w:rPr>
      </w:pPr>
      <w:r w:rsidRPr="002817BE">
        <w:rPr>
          <w:rFonts w:ascii="Arial" w:hAnsi="Arial" w:cs="Arial"/>
        </w:rPr>
        <w:t>Introduction</w:t>
      </w:r>
    </w:p>
    <w:p w14:paraId="318AFD69" w14:textId="77777777" w:rsidR="005F15E5" w:rsidRDefault="00BB3815" w:rsidP="00BB3815">
      <w:pPr>
        <w:rPr>
          <w:rFonts w:ascii="Arial" w:hAnsi="Arial" w:cs="Arial"/>
          <w:sz w:val="20"/>
        </w:rPr>
      </w:pPr>
      <w:r w:rsidRPr="00BB3815">
        <w:rPr>
          <w:rFonts w:ascii="Arial" w:hAnsi="Arial" w:cs="Arial"/>
          <w:sz w:val="20"/>
        </w:rPr>
        <w:t xml:space="preserve">A </w:t>
      </w:r>
      <w:r w:rsidRPr="00BB3815">
        <w:rPr>
          <w:rFonts w:ascii="Arial" w:hAnsi="Arial" w:cs="Arial"/>
          <w:b/>
          <w:sz w:val="20"/>
        </w:rPr>
        <w:t>business</w:t>
      </w:r>
      <w:r w:rsidRPr="00BB3815">
        <w:rPr>
          <w:rFonts w:ascii="Arial" w:hAnsi="Arial" w:cs="Arial"/>
          <w:sz w:val="20"/>
        </w:rPr>
        <w:t xml:space="preserve"> is an organization that exists to make a profit by selling goods and/or services to customers. </w:t>
      </w:r>
    </w:p>
    <w:p w14:paraId="3C288504" w14:textId="77777777" w:rsidR="005F15E5" w:rsidRPr="00BB3815" w:rsidRDefault="005F15E5" w:rsidP="00BB3815">
      <w:pPr>
        <w:rPr>
          <w:rFonts w:ascii="Arial" w:hAnsi="Arial" w:cs="Arial"/>
          <w:sz w:val="20"/>
        </w:rPr>
      </w:pPr>
    </w:p>
    <w:p w14:paraId="7983C0CE" w14:textId="77777777" w:rsidR="00BB3815" w:rsidRPr="00BB3815" w:rsidRDefault="00BB3815" w:rsidP="00BB3815">
      <w:pPr>
        <w:rPr>
          <w:rFonts w:ascii="Arial" w:hAnsi="Arial" w:cs="Arial"/>
          <w:sz w:val="20"/>
        </w:rPr>
      </w:pPr>
      <w:r w:rsidRPr="00BB3815">
        <w:rPr>
          <w:rFonts w:ascii="Arial" w:hAnsi="Arial" w:cs="Arial"/>
          <w:sz w:val="20"/>
        </w:rPr>
        <w:t>The goal of a business is to make a profit through its operations. It does this by generating sales to customers that are greater in dollar amount than the costs associated with producing those sales in the same time period. If the costs are greater than the sales, the result is an operating loss.</w:t>
      </w:r>
    </w:p>
    <w:p w14:paraId="4E8898F8" w14:textId="77777777" w:rsidR="00A424BF" w:rsidRDefault="00A424BF" w:rsidP="002817BE">
      <w:pPr>
        <w:rPr>
          <w:rFonts w:ascii="Arial" w:hAnsi="Arial" w:cs="Arial"/>
        </w:rPr>
      </w:pPr>
    </w:p>
    <w:p w14:paraId="69613EED" w14:textId="77777777" w:rsidR="00A424BF" w:rsidRPr="00A424BF" w:rsidRDefault="00A424BF" w:rsidP="002817BE">
      <w:pPr>
        <w:rPr>
          <w:rFonts w:ascii="Cambria Math" w:hAnsi="Cambria Math" w:cs="Arial" w:hint="eastAsia"/>
          <w:oMath/>
        </w:rPr>
      </w:pPr>
      <m:oMathPara>
        <m:oMath>
          <m:r>
            <w:rPr>
              <w:rFonts w:ascii="Cambria Math" w:hAnsi="Cambria Math" w:cs="Arial"/>
            </w:rPr>
            <m:t>Revenue &gt; Costs = Profit</m:t>
          </m:r>
        </m:oMath>
      </m:oMathPara>
    </w:p>
    <w:p w14:paraId="52B80C52" w14:textId="77777777" w:rsidR="00A424BF" w:rsidRDefault="00A424BF" w:rsidP="002817BE">
      <w:pPr>
        <w:rPr>
          <w:rFonts w:ascii="Arial" w:hAnsi="Arial" w:cs="Arial"/>
        </w:rPr>
      </w:pPr>
      <m:oMathPara>
        <m:oMath>
          <m:r>
            <w:rPr>
              <w:rFonts w:ascii="Cambria Math" w:hAnsi="Cambria Math" w:cs="Arial"/>
            </w:rPr>
            <m:t>Revenue &lt; Costs = Loss</m:t>
          </m:r>
        </m:oMath>
      </m:oMathPara>
    </w:p>
    <w:p w14:paraId="79BD9A26" w14:textId="77777777" w:rsidR="00A424BF" w:rsidRPr="00A424BF" w:rsidRDefault="00A424BF" w:rsidP="002817BE">
      <w:pPr>
        <w:rPr>
          <w:rFonts w:ascii="Arial" w:hAnsi="Arial" w:cs="Arial"/>
        </w:rPr>
      </w:pPr>
    </w:p>
    <w:p w14:paraId="79CFA760" w14:textId="77777777" w:rsidR="00A424BF" w:rsidRDefault="00A424BF" w:rsidP="002817BE">
      <w:pPr>
        <w:rPr>
          <w:rFonts w:ascii="Arial" w:hAnsi="Arial" w:cs="Arial"/>
        </w:rPr>
      </w:pPr>
    </w:p>
    <w:p w14:paraId="2E550C95" w14:textId="77777777" w:rsidR="00BB3815" w:rsidRDefault="00BB3815" w:rsidP="0055700A">
      <w:pPr>
        <w:rPr>
          <w:rFonts w:ascii="Arial" w:hAnsi="Arial" w:cs="Arial"/>
          <w:sz w:val="20"/>
        </w:rPr>
      </w:pPr>
      <w:r w:rsidRPr="00AC792C">
        <w:rPr>
          <w:rFonts w:ascii="Arial" w:hAnsi="Arial" w:cs="Arial"/>
          <w:sz w:val="20"/>
        </w:rPr>
        <w:t xml:space="preserve">Take the example of a fitness studio, </w:t>
      </w:r>
      <w:r w:rsidR="008A4D60" w:rsidRPr="00AC792C" w:rsidDel="00DA706C">
        <w:rPr>
          <w:rFonts w:ascii="Arial" w:hAnsi="Arial" w:cs="Arial"/>
          <w:sz w:val="20"/>
        </w:rPr>
        <w:t>Cor</w:t>
      </w:r>
      <w:sdt>
        <w:sdtPr>
          <w:rPr>
            <w:rFonts w:ascii="Arial" w:hAnsi="Arial" w:cs="Arial"/>
            <w:sz w:val="20"/>
          </w:rPr>
          <w:tag w:val="goog_rdk_96"/>
          <w:id w:val="242529708"/>
        </w:sdtPr>
        <w:sdtContent/>
      </w:sdt>
      <w:sdt>
        <w:sdtPr>
          <w:rPr>
            <w:rFonts w:ascii="Arial" w:hAnsi="Arial" w:cs="Arial"/>
            <w:sz w:val="20"/>
          </w:rPr>
          <w:tag w:val="goog_rdk_204"/>
          <w:id w:val="-375231779"/>
        </w:sdtPr>
        <w:sdtContent/>
      </w:sdt>
      <w:r w:rsidR="008A4D60" w:rsidRPr="00AC792C" w:rsidDel="00DA706C">
        <w:rPr>
          <w:rFonts w:ascii="Arial" w:hAnsi="Arial" w:cs="Arial"/>
          <w:sz w:val="20"/>
        </w:rPr>
        <w:t>e Fi</w:t>
      </w:r>
      <w:r w:rsidR="00C86142" w:rsidRPr="00AC792C">
        <w:rPr>
          <w:rFonts w:ascii="Arial" w:hAnsi="Arial" w:cs="Arial"/>
          <w:sz w:val="20"/>
        </w:rPr>
        <w:t>tness</w:t>
      </w:r>
      <w:r w:rsidRPr="00AC792C">
        <w:rPr>
          <w:rFonts w:ascii="Arial" w:hAnsi="Arial" w:cs="Arial"/>
          <w:sz w:val="20"/>
        </w:rPr>
        <w:t xml:space="preserve">. </w:t>
      </w:r>
      <w:r w:rsidR="008A4D60" w:rsidRPr="00AC792C" w:rsidDel="00DA706C">
        <w:rPr>
          <w:rFonts w:ascii="Arial" w:hAnsi="Arial" w:cs="Arial"/>
          <w:sz w:val="20"/>
        </w:rPr>
        <w:t>Cor</w:t>
      </w:r>
      <w:sdt>
        <w:sdtPr>
          <w:rPr>
            <w:rFonts w:ascii="Arial" w:hAnsi="Arial" w:cs="Arial"/>
            <w:sz w:val="20"/>
          </w:rPr>
          <w:tag w:val="goog_rdk_96"/>
          <w:id w:val="68625775"/>
        </w:sdtPr>
        <w:sdtContent/>
      </w:sdt>
      <w:sdt>
        <w:sdtPr>
          <w:rPr>
            <w:rFonts w:ascii="Arial" w:hAnsi="Arial" w:cs="Arial"/>
            <w:sz w:val="20"/>
          </w:rPr>
          <w:tag w:val="goog_rdk_204"/>
          <w:id w:val="1870412680"/>
        </w:sdtPr>
        <w:sdtContent/>
      </w:sdt>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from membership fees </w:t>
      </w:r>
      <w:del w:id="0" w:author="Mallika" w:date="2019-07-11T22:19:00Z">
        <w:r w:rsidRPr="00AC792C" w:rsidDel="00DE2B8B">
          <w:rPr>
            <w:rFonts w:ascii="Arial" w:hAnsi="Arial" w:cs="Arial"/>
            <w:sz w:val="20"/>
          </w:rPr>
          <w:delText xml:space="preserve">and single-classes </w:delText>
        </w:r>
      </w:del>
      <w:r w:rsidRPr="00AC792C">
        <w:rPr>
          <w:rFonts w:ascii="Arial" w:hAnsi="Arial" w:cs="Arial"/>
          <w:sz w:val="20"/>
        </w:rPr>
        <w:t xml:space="preserve">is approximately $30,000 per month. </w:t>
      </w:r>
      <w:r w:rsidR="008A4D60" w:rsidRPr="00AC792C" w:rsidDel="00DA706C">
        <w:rPr>
          <w:rFonts w:ascii="Arial" w:hAnsi="Arial" w:cs="Arial"/>
          <w:sz w:val="20"/>
        </w:rPr>
        <w:t>Cor</w:t>
      </w:r>
      <w:sdt>
        <w:sdtPr>
          <w:rPr>
            <w:rFonts w:ascii="Arial" w:hAnsi="Arial" w:cs="Arial"/>
            <w:sz w:val="20"/>
          </w:rPr>
          <w:tag w:val="goog_rdk_96"/>
          <w:id w:val="-1345779820"/>
        </w:sdtPr>
        <w:sdtContent/>
      </w:sdt>
      <w:sdt>
        <w:sdtPr>
          <w:rPr>
            <w:rFonts w:ascii="Arial" w:hAnsi="Arial" w:cs="Arial"/>
            <w:sz w:val="20"/>
          </w:rPr>
          <w:tag w:val="goog_rdk_204"/>
          <w:id w:val="-36820827"/>
        </w:sdtPr>
        <w:sdtContent/>
      </w:sdt>
      <w:r w:rsidR="008A4D60" w:rsidRPr="00AC792C" w:rsidDel="00DA706C">
        <w:rPr>
          <w:rFonts w:ascii="Arial" w:hAnsi="Arial" w:cs="Arial"/>
          <w:sz w:val="20"/>
        </w:rPr>
        <w:t>e Fit</w:t>
      </w:r>
      <w:r w:rsidR="00C86142" w:rsidRPr="00AC792C">
        <w:rPr>
          <w:rFonts w:ascii="Arial" w:hAnsi="Arial" w:cs="Arial"/>
          <w:sz w:val="20"/>
        </w:rPr>
        <w:t>ness</w:t>
      </w:r>
      <w:r w:rsidR="008A4D60" w:rsidRPr="00AC792C" w:rsidDel="00DA706C">
        <w:rPr>
          <w:rFonts w:ascii="Arial" w:hAnsi="Arial" w:cs="Arial"/>
          <w:sz w:val="20"/>
        </w:rPr>
        <w:t xml:space="preserve"> </w:t>
      </w:r>
      <w:r w:rsidRPr="00AC792C">
        <w:rPr>
          <w:rFonts w:ascii="Arial" w:hAnsi="Arial" w:cs="Arial"/>
          <w:sz w:val="20"/>
        </w:rPr>
        <w:t>incurs a number of monthly costs</w:t>
      </w:r>
      <w:ins w:id="1" w:author="Mallika" w:date="2019-07-11T22:28:00Z">
        <w:r w:rsidR="00DE2B8B">
          <w:rPr>
            <w:rFonts w:ascii="Arial" w:hAnsi="Arial" w:cs="Arial"/>
            <w:sz w:val="20"/>
          </w:rPr>
          <w:t xml:space="preserve">. </w:t>
        </w:r>
      </w:ins>
      <w:ins w:id="2" w:author="Mallika" w:date="2019-07-11T22:37:00Z">
        <w:r w:rsidR="00E64633">
          <w:rPr>
            <w:rFonts w:ascii="Arial" w:hAnsi="Arial" w:cs="Arial"/>
            <w:sz w:val="20"/>
          </w:rPr>
          <w:t>A large percentage</w:t>
        </w:r>
      </w:ins>
      <w:ins w:id="3" w:author="Mallika" w:date="2019-07-11T22:28:00Z">
        <w:r w:rsidR="00DE2B8B">
          <w:rPr>
            <w:rFonts w:ascii="Arial" w:hAnsi="Arial" w:cs="Arial"/>
            <w:sz w:val="20"/>
          </w:rPr>
          <w:t xml:space="preserve"> of these are fixed costs</w:t>
        </w:r>
      </w:ins>
      <w:r w:rsidRPr="00AC792C">
        <w:rPr>
          <w:rFonts w:ascii="Arial" w:hAnsi="Arial" w:cs="Arial"/>
          <w:sz w:val="20"/>
        </w:rPr>
        <w:t xml:space="preserve"> such as the rent of the premises, </w:t>
      </w:r>
      <w:ins w:id="4" w:author="Mallika" w:date="2019-07-11T22:37:00Z">
        <w:r w:rsidR="00E64633">
          <w:rPr>
            <w:rFonts w:ascii="Arial" w:hAnsi="Arial" w:cs="Arial"/>
            <w:sz w:val="20"/>
          </w:rPr>
          <w:t xml:space="preserve">insurance and salaries.  </w:t>
        </w:r>
      </w:ins>
      <w:del w:id="5" w:author="Mallika" w:date="2019-07-11T22:37:00Z">
        <w:r w:rsidRPr="00AC792C" w:rsidDel="00E64633">
          <w:rPr>
            <w:rFonts w:ascii="Arial" w:hAnsi="Arial" w:cs="Arial"/>
            <w:sz w:val="20"/>
          </w:rPr>
          <w:delText>the utilities (electricity and water), the maintenance of the equipment, insurance, and the salaries of its employees</w:delText>
        </w:r>
      </w:del>
      <w:ins w:id="6" w:author="Mallika" w:date="2019-07-11T22:37:00Z">
        <w:r w:rsidR="00E64633">
          <w:rPr>
            <w:rFonts w:ascii="Arial" w:hAnsi="Arial" w:cs="Arial"/>
            <w:sz w:val="20"/>
          </w:rPr>
          <w:t xml:space="preserve">A few of the costs such as laundry services and utilities are </w:t>
        </w:r>
      </w:ins>
      <w:ins w:id="7" w:author="Mallika" w:date="2019-07-11T22:41:00Z">
        <w:r w:rsidR="00E64633">
          <w:rPr>
            <w:rFonts w:ascii="Arial" w:hAnsi="Arial" w:cs="Arial"/>
            <w:sz w:val="20"/>
          </w:rPr>
          <w:t>variable costs and depend on the number of members at the gym</w:t>
        </w:r>
      </w:ins>
      <w:r w:rsidRPr="00AC792C">
        <w:rPr>
          <w:rFonts w:ascii="Arial" w:hAnsi="Arial" w:cs="Arial"/>
          <w:sz w:val="20"/>
        </w:rPr>
        <w:t xml:space="preserve">. </w:t>
      </w:r>
      <w:del w:id="8" w:author="Mallika" w:date="2019-07-11T22:41:00Z">
        <w:r w:rsidRPr="00AC792C" w:rsidDel="00E64633">
          <w:rPr>
            <w:rFonts w:ascii="Arial" w:hAnsi="Arial" w:cs="Arial"/>
            <w:sz w:val="20"/>
          </w:rPr>
          <w:delText>These costs t</w:delText>
        </w:r>
      </w:del>
      <w:ins w:id="9" w:author="Mallika" w:date="2019-07-11T22:41:00Z">
        <w:r w:rsidR="00E64633">
          <w:rPr>
            <w:rFonts w:ascii="Arial" w:hAnsi="Arial" w:cs="Arial"/>
            <w:sz w:val="20"/>
          </w:rPr>
          <w:t>T</w:t>
        </w:r>
      </w:ins>
      <w:r w:rsidRPr="00AC792C">
        <w:rPr>
          <w:rFonts w:ascii="Arial" w:hAnsi="Arial" w:cs="Arial"/>
          <w:sz w:val="20"/>
        </w:rPr>
        <w:t>otal</w:t>
      </w:r>
      <w:ins w:id="10" w:author="Mallika" w:date="2019-07-11T22:42:00Z">
        <w:r w:rsidR="00E64633">
          <w:rPr>
            <w:rFonts w:ascii="Arial" w:hAnsi="Arial" w:cs="Arial"/>
            <w:sz w:val="20"/>
          </w:rPr>
          <w:t xml:space="preserve"> costs (fixed + variable) are</w:t>
        </w:r>
      </w:ins>
      <w:r w:rsidRPr="00AC792C">
        <w:rPr>
          <w:rFonts w:ascii="Arial" w:hAnsi="Arial" w:cs="Arial"/>
          <w:sz w:val="20"/>
        </w:rPr>
        <w:t xml:space="preserve"> approximately $22,500 per month. </w:t>
      </w:r>
      <w:del w:id="11" w:author="Mallika" w:date="2019-07-11T22:42:00Z">
        <w:r w:rsidRPr="00AC792C" w:rsidDel="00E64633">
          <w:rPr>
            <w:rFonts w:ascii="Arial" w:hAnsi="Arial" w:cs="Arial"/>
            <w:sz w:val="20"/>
          </w:rPr>
          <w:delText xml:space="preserve">Therefore, </w:delText>
        </w:r>
      </w:del>
      <w:r w:rsidR="008A4D60" w:rsidRPr="00AC792C" w:rsidDel="00DA706C">
        <w:rPr>
          <w:rFonts w:ascii="Arial" w:hAnsi="Arial" w:cs="Arial"/>
          <w:sz w:val="20"/>
        </w:rPr>
        <w:t>Cor</w:t>
      </w:r>
      <w:customXmlDelRangeStart w:id="12" w:author="Mallika" w:date="2019-07-11T22:42:00Z"/>
      <w:sdt>
        <w:sdtPr>
          <w:rPr>
            <w:rFonts w:ascii="Arial" w:hAnsi="Arial" w:cs="Arial"/>
            <w:sz w:val="20"/>
          </w:rPr>
          <w:tag w:val="goog_rdk_96"/>
          <w:id w:val="-1708017325"/>
        </w:sdtPr>
        <w:sdtContent>
          <w:customXmlDelRangeEnd w:id="12"/>
          <w:customXmlDelRangeStart w:id="13" w:author="Mallika" w:date="2019-07-11T22:42:00Z"/>
        </w:sdtContent>
      </w:sdt>
      <w:customXmlDelRangeEnd w:id="13"/>
      <w:customXmlDelRangeStart w:id="14" w:author="Mallika" w:date="2019-07-11T22:42:00Z"/>
      <w:sdt>
        <w:sdtPr>
          <w:rPr>
            <w:rFonts w:ascii="Arial" w:hAnsi="Arial" w:cs="Arial"/>
            <w:sz w:val="20"/>
          </w:rPr>
          <w:tag w:val="goog_rdk_204"/>
          <w:id w:val="368034546"/>
        </w:sdtPr>
        <w:sdtContent>
          <w:customXmlDelRangeEnd w:id="14"/>
          <w:customXmlDelRangeStart w:id="15" w:author="Mallika" w:date="2019-07-11T22:42:00Z"/>
        </w:sdtContent>
      </w:sdt>
      <w:customXmlDelRangeEnd w:id="15"/>
      <w:r w:rsidR="008A4D60" w:rsidRPr="00AC792C" w:rsidDel="00DA706C">
        <w:rPr>
          <w:rFonts w:ascii="Arial" w:hAnsi="Arial" w:cs="Arial"/>
          <w:sz w:val="20"/>
        </w:rPr>
        <w:t>e Fit</w:t>
      </w:r>
      <w:r w:rsidR="00C86142" w:rsidRPr="00AC792C">
        <w:rPr>
          <w:rFonts w:ascii="Arial" w:hAnsi="Arial" w:cs="Arial"/>
          <w:sz w:val="20"/>
        </w:rPr>
        <w:t>ness’</w:t>
      </w:r>
      <w:r w:rsidRPr="00AC792C">
        <w:rPr>
          <w:rFonts w:ascii="Arial" w:hAnsi="Arial" w:cs="Arial"/>
          <w:sz w:val="20"/>
        </w:rPr>
        <w:t xml:space="preserve"> revenue exceeds its costs by approximately $7,500 per month</w:t>
      </w:r>
      <w:del w:id="16" w:author="Mallika" w:date="2019-07-11T22:43:00Z">
        <w:r w:rsidRPr="00AC792C" w:rsidDel="00E64633">
          <w:rPr>
            <w:rFonts w:ascii="Arial" w:hAnsi="Arial" w:cs="Arial"/>
            <w:sz w:val="20"/>
          </w:rPr>
          <w:delText>,</w:delText>
        </w:r>
      </w:del>
      <w:r w:rsidRPr="00AC792C">
        <w:rPr>
          <w:rFonts w:ascii="Arial" w:hAnsi="Arial" w:cs="Arial"/>
          <w:sz w:val="20"/>
        </w:rPr>
        <w:t xml:space="preserve"> and </w:t>
      </w:r>
      <w:ins w:id="17" w:author="Mallika" w:date="2019-07-11T22:42:00Z">
        <w:r w:rsidR="00E64633">
          <w:rPr>
            <w:rFonts w:ascii="Arial" w:hAnsi="Arial" w:cs="Arial"/>
            <w:sz w:val="20"/>
          </w:rPr>
          <w:t xml:space="preserve">therefore, </w:t>
        </w:r>
      </w:ins>
      <w:r w:rsidRPr="00AC792C">
        <w:rPr>
          <w:rFonts w:ascii="Arial" w:hAnsi="Arial" w:cs="Arial"/>
          <w:sz w:val="20"/>
        </w:rPr>
        <w:t xml:space="preserve">the business is profitable.  </w:t>
      </w:r>
      <w:bookmarkStart w:id="18" w:name="_GoBack"/>
      <w:bookmarkEnd w:id="18"/>
    </w:p>
    <w:p w14:paraId="0FD0699A" w14:textId="77777777" w:rsidR="002B30AC" w:rsidRPr="00AC792C" w:rsidRDefault="002B30AC" w:rsidP="0055700A">
      <w:pPr>
        <w:rPr>
          <w:rFonts w:ascii="Arial" w:hAnsi="Arial" w:cs="Arial"/>
          <w:sz w:val="20"/>
        </w:rPr>
      </w:pPr>
    </w:p>
    <w:p w14:paraId="496FF8A2" w14:textId="77777777" w:rsidR="001772FE" w:rsidRPr="001772FE" w:rsidRDefault="00692505" w:rsidP="001772FE">
      <w:pPr>
        <w:rPr>
          <w:rFonts w:ascii="Arial" w:hAnsi="Arial" w:cs="Arial"/>
        </w:rPr>
      </w:pPr>
      <w:r w:rsidRPr="00286BCA">
        <w:rPr>
          <w:rFonts w:ascii="Arial" w:hAnsi="Arial" w:cs="Arial"/>
          <w:noProof/>
        </w:rPr>
        <w:drawing>
          <wp:inline distT="0" distB="0" distL="0" distR="0" wp14:anchorId="30B6F33C" wp14:editId="759E01F0">
            <wp:extent cx="5400675" cy="378926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3972" cy="3791575"/>
                    </a:xfrm>
                    <a:prstGeom prst="rect">
                      <a:avLst/>
                    </a:prstGeom>
                    <a:noFill/>
                    <a:ln>
                      <a:noFill/>
                    </a:ln>
                  </pic:spPr>
                </pic:pic>
              </a:graphicData>
            </a:graphic>
          </wp:inline>
        </w:drawing>
      </w:r>
    </w:p>
    <w:p w14:paraId="67A247D3" w14:textId="77777777" w:rsidR="00BB3815" w:rsidRDefault="00BB3815" w:rsidP="001772FE">
      <w:pPr>
        <w:spacing w:before="280" w:after="280"/>
        <w:rPr>
          <w:rFonts w:ascii="Arial" w:eastAsia="Times New Roman" w:hAnsi="Arial" w:cs="Arial"/>
          <w:color w:val="000000"/>
          <w:sz w:val="20"/>
          <w:szCs w:val="20"/>
        </w:rPr>
      </w:pPr>
    </w:p>
    <w:p w14:paraId="57AA55D9" w14:textId="77777777" w:rsidR="00BB3815" w:rsidRDefault="00BB3815" w:rsidP="001772FE">
      <w:pPr>
        <w:spacing w:before="280" w:after="280"/>
        <w:rPr>
          <w:rFonts w:ascii="Arial" w:eastAsia="Times New Roman" w:hAnsi="Arial" w:cs="Arial"/>
          <w:color w:val="000000"/>
          <w:sz w:val="20"/>
          <w:szCs w:val="20"/>
        </w:rPr>
      </w:pPr>
      <w:r w:rsidRPr="00BB3815">
        <w:rPr>
          <w:rFonts w:ascii="Arial" w:eastAsia="Times New Roman" w:hAnsi="Arial" w:cs="Arial"/>
          <w:color w:val="000000"/>
          <w:sz w:val="20"/>
          <w:szCs w:val="20"/>
        </w:rPr>
        <w:t xml:space="preserve">Throughout this course, we will use the operations of </w:t>
      </w:r>
      <w:r w:rsidR="00C86142" w:rsidRPr="00F81BF1">
        <w:rPr>
          <w:rStyle w:val="Heading9Char"/>
        </w:rPr>
        <w:t xml:space="preserve">Core </w:t>
      </w:r>
      <w:r w:rsidR="008D6BEE" w:rsidRPr="00F81BF1" w:rsidDel="00DA706C">
        <w:rPr>
          <w:rStyle w:val="Heading9Char"/>
        </w:rPr>
        <w:t>Fit</w:t>
      </w:r>
      <w:r w:rsidR="00C86142" w:rsidRPr="00F81BF1">
        <w:rPr>
          <w:rStyle w:val="Heading9Char"/>
        </w:rPr>
        <w:t>ness</w:t>
      </w:r>
      <w:r w:rsidR="008D6BEE" w:rsidRPr="00F81BF1" w:rsidDel="00DA706C">
        <w:rPr>
          <w:rStyle w:val="Heading9Char"/>
        </w:rPr>
        <w:t xml:space="preserve"> </w:t>
      </w:r>
      <w:r w:rsidRPr="00BB3815">
        <w:rPr>
          <w:rFonts w:ascii="Arial" w:eastAsia="Times New Roman" w:hAnsi="Arial" w:cs="Arial"/>
          <w:color w:val="000000"/>
          <w:sz w:val="20"/>
          <w:szCs w:val="20"/>
        </w:rPr>
        <w:t>to understand key accounting concepts.</w:t>
      </w:r>
    </w:p>
    <w:p w14:paraId="3CAC4AC3" w14:textId="77777777" w:rsidR="00BB3815" w:rsidRDefault="00BB3815" w:rsidP="001772FE">
      <w:pPr>
        <w:spacing w:before="280" w:after="280"/>
        <w:rPr>
          <w:rFonts w:ascii="Arial" w:eastAsia="Times New Roman" w:hAnsi="Arial" w:cs="Arial"/>
          <w:color w:val="000000"/>
          <w:sz w:val="20"/>
          <w:szCs w:val="20"/>
        </w:rPr>
      </w:pPr>
    </w:p>
    <w:p w14:paraId="38BCE804" w14:textId="77777777" w:rsidR="00BB3815" w:rsidRPr="00BB3815" w:rsidRDefault="00BB3815" w:rsidP="00BB3815">
      <w:pPr>
        <w:pStyle w:val="Heading2"/>
        <w:rPr>
          <w:rFonts w:ascii="Arial" w:hAnsi="Arial" w:cs="Arial"/>
        </w:rPr>
      </w:pPr>
      <w:r w:rsidRPr="00C86142">
        <w:rPr>
          <w:rFonts w:ascii="Arial" w:hAnsi="Arial" w:cs="Arial"/>
        </w:rPr>
        <w:t>Core Fit</w:t>
      </w:r>
      <w:r w:rsidR="00D120BE">
        <w:rPr>
          <w:rFonts w:ascii="Arial" w:hAnsi="Arial" w:cs="Arial"/>
        </w:rPr>
        <w:t>ness</w:t>
      </w:r>
      <w:r w:rsidRPr="00C86142">
        <w:rPr>
          <w:rFonts w:ascii="Arial" w:hAnsi="Arial" w:cs="Arial"/>
        </w:rPr>
        <w:t xml:space="preserve"> </w:t>
      </w:r>
      <w:r w:rsidRPr="00BB3815">
        <w:rPr>
          <w:rFonts w:ascii="Arial" w:hAnsi="Arial" w:cs="Arial"/>
        </w:rPr>
        <w:t>Overview</w:t>
      </w:r>
    </w:p>
    <w:p w14:paraId="421DBEBD" w14:textId="77777777" w:rsidR="00BB3815" w:rsidRDefault="008053BD" w:rsidP="0055700A">
      <w:pPr>
        <w:spacing w:before="280" w:after="280"/>
        <w:rPr>
          <w:rFonts w:ascii="Arial" w:eastAsia="Times New Roman" w:hAnsi="Arial" w:cs="Arial"/>
          <w:color w:val="000000"/>
          <w:sz w:val="20"/>
          <w:szCs w:val="20"/>
        </w:rPr>
      </w:pPr>
      <w:r w:rsidRPr="0055700A">
        <w:rPr>
          <w:rFonts w:ascii="Arial" w:eastAsia="Times New Roman" w:hAnsi="Arial" w:cs="Arial"/>
          <w:color w:val="000000"/>
          <w:sz w:val="20"/>
          <w:szCs w:val="20"/>
        </w:rPr>
        <w:t xml:space="preserve">Stella and Eddie met when they were both personal trainers at a neighborhood gym. Eddie specializes in cardio and strength training while Stella specializes in yoga and </w:t>
      </w:r>
      <w:proofErr w:type="spellStart"/>
      <w:r w:rsidRPr="0055700A">
        <w:rPr>
          <w:rFonts w:ascii="Arial" w:eastAsia="Times New Roman" w:hAnsi="Arial" w:cs="Arial"/>
          <w:color w:val="000000"/>
          <w:sz w:val="20"/>
          <w:szCs w:val="20"/>
        </w:rPr>
        <w:t>pilates</w:t>
      </w:r>
      <w:proofErr w:type="spellEnd"/>
      <w:r w:rsidR="00110FC0" w:rsidRPr="0055700A">
        <w:rPr>
          <w:rFonts w:ascii="Arial" w:eastAsia="Times New Roman" w:hAnsi="Arial" w:cs="Arial"/>
          <w:color w:val="000000"/>
          <w:sz w:val="20"/>
          <w:szCs w:val="20"/>
        </w:rPr>
        <w:t>.</w:t>
      </w:r>
      <w:r w:rsidRPr="0055700A">
        <w:rPr>
          <w:rFonts w:ascii="Arial" w:eastAsia="Times New Roman" w:hAnsi="Arial" w:cs="Arial"/>
          <w:color w:val="000000"/>
          <w:sz w:val="20"/>
          <w:szCs w:val="20"/>
        </w:rPr>
        <w:t xml:space="preserve"> A few years ago, the two friends decided to quit their jobs and start Core Fit</w:t>
      </w:r>
      <w:r w:rsidR="00D120BE"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an exercise studio </w:t>
      </w:r>
      <w:r w:rsidR="00C40E77" w:rsidRPr="0055700A">
        <w:rPr>
          <w:rFonts w:ascii="Arial" w:eastAsia="Times New Roman" w:hAnsi="Arial" w:cs="Arial"/>
          <w:color w:val="000000"/>
          <w:sz w:val="20"/>
          <w:szCs w:val="20"/>
        </w:rPr>
        <w:t>that offers</w:t>
      </w:r>
      <w:r w:rsidRPr="0055700A">
        <w:rPr>
          <w:rFonts w:ascii="Arial" w:eastAsia="Times New Roman" w:hAnsi="Arial" w:cs="Arial"/>
          <w:color w:val="000000"/>
          <w:sz w:val="20"/>
          <w:szCs w:val="20"/>
        </w:rPr>
        <w:t xml:space="preserve"> individual and group </w:t>
      </w:r>
      <w:r w:rsidR="00E30502" w:rsidRPr="0055700A">
        <w:rPr>
          <w:rFonts w:ascii="Arial" w:eastAsia="Times New Roman" w:hAnsi="Arial" w:cs="Arial"/>
          <w:color w:val="000000"/>
          <w:sz w:val="20"/>
          <w:szCs w:val="20"/>
        </w:rPr>
        <w:t>Core Fit</w:t>
      </w:r>
      <w:r w:rsidR="00F81BF1" w:rsidRPr="0055700A">
        <w:rPr>
          <w:rFonts w:ascii="Arial" w:eastAsia="Times New Roman" w:hAnsi="Arial" w:cs="Arial"/>
          <w:color w:val="000000"/>
          <w:sz w:val="20"/>
          <w:szCs w:val="20"/>
        </w:rPr>
        <w:t>ness</w:t>
      </w:r>
      <w:r w:rsidR="00E30502" w:rsidRPr="0055700A">
        <w:rPr>
          <w:rFonts w:ascii="Arial" w:eastAsia="Times New Roman" w:hAnsi="Arial" w:cs="Arial"/>
          <w:color w:val="000000"/>
          <w:sz w:val="20"/>
          <w:szCs w:val="20"/>
        </w:rPr>
        <w:t xml:space="preserve"> </w:t>
      </w:r>
      <w:r w:rsidRPr="0055700A">
        <w:rPr>
          <w:rFonts w:ascii="Arial" w:eastAsia="Times New Roman" w:hAnsi="Arial" w:cs="Arial"/>
          <w:color w:val="000000"/>
          <w:sz w:val="20"/>
          <w:szCs w:val="20"/>
        </w:rPr>
        <w:t>classes – a work out class they designed which combines cardio, strength and flexibility. People can either join Core Fit</w:t>
      </w:r>
      <w:r w:rsidR="00E30502" w:rsidRPr="0055700A">
        <w:rPr>
          <w:rFonts w:ascii="Arial" w:eastAsia="Times New Roman" w:hAnsi="Arial" w:cs="Arial"/>
          <w:color w:val="000000"/>
          <w:sz w:val="20"/>
          <w:szCs w:val="20"/>
        </w:rPr>
        <w:t>ness</w:t>
      </w:r>
      <w:r w:rsidRPr="0055700A">
        <w:rPr>
          <w:rFonts w:ascii="Arial" w:eastAsia="Times New Roman" w:hAnsi="Arial" w:cs="Arial"/>
          <w:color w:val="000000"/>
          <w:sz w:val="20"/>
          <w:szCs w:val="20"/>
        </w:rPr>
        <w:t xml:space="preserve"> as monthly members or pay for a single class.</w:t>
      </w:r>
    </w:p>
    <w:p w14:paraId="0A2B37F9" w14:textId="77777777" w:rsidR="000F30E0" w:rsidRDefault="000F30E0" w:rsidP="004C33A7">
      <w:pPr>
        <w:spacing w:before="280" w:after="280"/>
        <w:rPr>
          <w:rFonts w:ascii="Arial" w:eastAsia="Times New Roman" w:hAnsi="Arial" w:cs="Arial"/>
          <w:color w:val="000000"/>
          <w:sz w:val="20"/>
          <w:szCs w:val="20"/>
        </w:rPr>
      </w:pPr>
      <w:r w:rsidRPr="004C33A7">
        <w:rPr>
          <w:rFonts w:ascii="Arial" w:eastAsia="Times New Roman" w:hAnsi="Arial" w:cs="Arial"/>
          <w:noProof/>
          <w:color w:val="000000"/>
          <w:sz w:val="20"/>
          <w:szCs w:val="20"/>
        </w:rPr>
        <w:drawing>
          <wp:inline distT="0" distB="0" distL="0" distR="0" wp14:anchorId="49BD41EB" wp14:editId="7C96C1FD">
            <wp:extent cx="5270500" cy="3009265"/>
            <wp:effectExtent l="0" t="0" r="635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09265"/>
                    </a:xfrm>
                    <a:prstGeom prst="rect">
                      <a:avLst/>
                    </a:prstGeom>
                    <a:noFill/>
                    <a:ln>
                      <a:noFill/>
                    </a:ln>
                  </pic:spPr>
                </pic:pic>
              </a:graphicData>
            </a:graphic>
          </wp:inline>
        </w:drawing>
      </w:r>
    </w:p>
    <w:p w14:paraId="370F00BB" w14:textId="77777777" w:rsidR="000F30E0" w:rsidRDefault="000F30E0" w:rsidP="00C86142">
      <w:pPr>
        <w:spacing w:before="280" w:after="280"/>
        <w:ind w:left="720"/>
        <w:rPr>
          <w:rFonts w:ascii="Arial" w:eastAsia="Times New Roman" w:hAnsi="Arial" w:cs="Arial"/>
          <w:color w:val="000000"/>
          <w:sz w:val="20"/>
          <w:szCs w:val="20"/>
        </w:rPr>
      </w:pPr>
    </w:p>
    <w:p w14:paraId="559BE564"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176955699"/>
        </w:sdtPr>
        <w:sdtContent/>
      </w:sdt>
      <w:sdt>
        <w:sdtPr>
          <w:rPr>
            <w:rFonts w:ascii="Arial" w:eastAsia="Times New Roman" w:hAnsi="Arial" w:cs="Arial"/>
            <w:color w:val="000000"/>
            <w:sz w:val="20"/>
            <w:szCs w:val="20"/>
          </w:rPr>
          <w:tag w:val="goog_rdk_204"/>
          <w:id w:val="1275529791"/>
        </w:sdtPr>
        <w:sdtContent/>
      </w:sdt>
      <w:r w:rsidRPr="00161E84" w:rsidDel="00DA706C">
        <w:rPr>
          <w:rFonts w:ascii="Arial" w:eastAsia="Times New Roman" w:hAnsi="Arial" w:cs="Arial"/>
          <w:color w:val="000000"/>
          <w:sz w:val="20"/>
          <w:szCs w:val="20"/>
        </w:rPr>
        <w:t>e Fit</w:t>
      </w:r>
      <w:r w:rsidR="00E30502"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corporation. Stella and Eddie are the owners or stockholders. They invested $40,000 each in the business, which is the maximum amount they could lose if the business doesn’t do well and shuts down. </w:t>
      </w:r>
    </w:p>
    <w:p w14:paraId="58BC16E7"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service business sells expertise, advice, professional skills, or experiences rather than a physical product. Consultants, dry cleaners, airlines, attorneys, and repair shops ar</w:t>
      </w:r>
      <w:r>
        <w:rPr>
          <w:rFonts w:ascii="Arial" w:eastAsia="Times New Roman" w:hAnsi="Arial" w:cs="Arial"/>
          <w:color w:val="000000"/>
          <w:sz w:val="20"/>
          <w:szCs w:val="20"/>
        </w:rPr>
        <w:t>e service-oriented businesses.</w:t>
      </w:r>
    </w:p>
    <w:p w14:paraId="42C77322" w14:textId="77777777" w:rsidR="008053BD" w:rsidRPr="00161E84" w:rsidRDefault="004D3F45" w:rsidP="0055700A">
      <w:pPr>
        <w:rPr>
          <w:rFonts w:ascii="Arial" w:eastAsia="Times New Roman" w:hAnsi="Arial" w:cs="Arial"/>
          <w:color w:val="000000"/>
          <w:sz w:val="20"/>
          <w:szCs w:val="20"/>
        </w:rPr>
      </w:pPr>
      <w:r w:rsidRPr="00161E84" w:rsidDel="00DA706C">
        <w:rPr>
          <w:rFonts w:ascii="Arial" w:eastAsia="Times New Roman" w:hAnsi="Arial" w:cs="Arial"/>
          <w:color w:val="000000"/>
          <w:sz w:val="20"/>
          <w:szCs w:val="20"/>
        </w:rPr>
        <w:t>Cor</w:t>
      </w:r>
      <w:sdt>
        <w:sdtPr>
          <w:rPr>
            <w:rFonts w:ascii="Arial" w:eastAsia="Times New Roman" w:hAnsi="Arial" w:cs="Arial"/>
            <w:color w:val="000000"/>
            <w:sz w:val="20"/>
            <w:szCs w:val="20"/>
          </w:rPr>
          <w:tag w:val="goog_rdk_96"/>
          <w:id w:val="1893457034"/>
        </w:sdtPr>
        <w:sdtContent/>
      </w:sdt>
      <w:sdt>
        <w:sdtPr>
          <w:rPr>
            <w:rFonts w:ascii="Arial" w:eastAsia="Times New Roman" w:hAnsi="Arial" w:cs="Arial"/>
            <w:color w:val="000000"/>
            <w:sz w:val="20"/>
            <w:szCs w:val="20"/>
          </w:rPr>
          <w:tag w:val="goog_rdk_204"/>
          <w:id w:val="-213811475"/>
        </w:sdtPr>
        <w:sdtContent/>
      </w:sdt>
      <w:r w:rsidRPr="00161E84" w:rsidDel="00DA706C">
        <w:rPr>
          <w:rFonts w:ascii="Arial" w:eastAsia="Times New Roman" w:hAnsi="Arial" w:cs="Arial"/>
          <w:color w:val="000000"/>
          <w:sz w:val="20"/>
          <w:szCs w:val="20"/>
        </w:rPr>
        <w:t>e Fit</w:t>
      </w:r>
      <w:r w:rsidR="00F71CCF" w:rsidRPr="00161E84">
        <w:rPr>
          <w:rFonts w:ascii="Arial" w:eastAsia="Times New Roman" w:hAnsi="Arial" w:cs="Arial"/>
          <w:color w:val="000000"/>
          <w:sz w:val="20"/>
          <w:szCs w:val="20"/>
        </w:rPr>
        <w:t>ness</w:t>
      </w:r>
      <w:r w:rsidRPr="00161E84" w:rsidDel="00DA706C">
        <w:rPr>
          <w:rFonts w:ascii="Arial" w:eastAsia="Times New Roman" w:hAnsi="Arial" w:cs="Arial"/>
          <w:color w:val="000000"/>
          <w:sz w:val="20"/>
          <w:szCs w:val="20"/>
        </w:rPr>
        <w:t xml:space="preserve"> </w:t>
      </w:r>
      <w:r w:rsidR="008053BD" w:rsidRPr="00161E84">
        <w:rPr>
          <w:rFonts w:ascii="Arial" w:eastAsia="Times New Roman" w:hAnsi="Arial" w:cs="Arial"/>
          <w:color w:val="000000"/>
          <w:sz w:val="20"/>
          <w:szCs w:val="20"/>
        </w:rPr>
        <w:t xml:space="preserve">is a services business. It sells unique fitness classes, which is an experience. </w:t>
      </w:r>
    </w:p>
    <w:p w14:paraId="7898C9AC" w14:textId="77777777" w:rsidR="008053BD" w:rsidRPr="008053BD" w:rsidRDefault="008053BD" w:rsidP="008053BD">
      <w:pPr>
        <w:spacing w:before="280" w:after="280"/>
        <w:rPr>
          <w:rFonts w:ascii="Arial" w:eastAsia="Times New Roman" w:hAnsi="Arial" w:cs="Arial"/>
          <w:color w:val="000000"/>
          <w:sz w:val="20"/>
          <w:szCs w:val="20"/>
        </w:rPr>
      </w:pPr>
      <w:r w:rsidRPr="008053BD">
        <w:rPr>
          <w:rFonts w:ascii="Arial" w:eastAsia="Times New Roman" w:hAnsi="Arial" w:cs="Arial"/>
          <w:color w:val="000000"/>
          <w:sz w:val="20"/>
          <w:szCs w:val="20"/>
        </w:rPr>
        <w:t>A business must keep track of its financial activities and summarize this information in reports for managers, investors, creditors, and tax reporting entities.</w:t>
      </w:r>
    </w:p>
    <w:p w14:paraId="187DC206" w14:textId="77777777" w:rsidR="00F20EB4" w:rsidRPr="00F74C1A" w:rsidRDefault="00F20EB4" w:rsidP="00F74C1A">
      <w:pPr>
        <w:pStyle w:val="Heading2"/>
        <w:rPr>
          <w:rFonts w:ascii="Arial" w:hAnsi="Arial" w:cs="Arial"/>
        </w:rPr>
      </w:pPr>
      <w:r w:rsidRPr="00F74C1A">
        <w:rPr>
          <w:rFonts w:ascii="Arial" w:hAnsi="Arial" w:cs="Arial"/>
        </w:rPr>
        <w:t>What is Accounting?</w:t>
      </w:r>
    </w:p>
    <w:p w14:paraId="2B892172" w14:textId="77777777" w:rsidR="00F20EB4" w:rsidRDefault="00F20EB4" w:rsidP="00F20EB4"/>
    <w:p w14:paraId="46D4CDE8" w14:textId="77777777" w:rsidR="00F20EB4" w:rsidRDefault="00090699" w:rsidP="00F20EB4">
      <w:pPr>
        <w:rPr>
          <w:rFonts w:ascii="Arial" w:hAnsi="Arial" w:cs="Arial"/>
          <w:color w:val="000000"/>
          <w:sz w:val="20"/>
          <w:szCs w:val="20"/>
        </w:rPr>
      </w:pPr>
      <w:r>
        <w:rPr>
          <w:rFonts w:ascii="Arial" w:hAnsi="Arial" w:cs="Arial"/>
          <w:b/>
          <w:bCs/>
          <w:color w:val="000000"/>
          <w:sz w:val="20"/>
          <w:szCs w:val="20"/>
        </w:rPr>
        <w:t xml:space="preserve">Accounting </w:t>
      </w:r>
      <w:r>
        <w:rPr>
          <w:rFonts w:ascii="Arial" w:hAnsi="Arial" w:cs="Arial"/>
          <w:color w:val="000000"/>
          <w:sz w:val="20"/>
          <w:szCs w:val="20"/>
        </w:rPr>
        <w:t>is the system of analyzing, classifying, recording, summarizing, and interpreting business transactions. Accounting is often referred to as “</w:t>
      </w:r>
      <w:r>
        <w:rPr>
          <w:rFonts w:ascii="Arial" w:hAnsi="Arial" w:cs="Arial"/>
          <w:b/>
          <w:bCs/>
          <w:color w:val="000000"/>
          <w:sz w:val="20"/>
          <w:szCs w:val="20"/>
        </w:rPr>
        <w:t>the language of business”</w:t>
      </w:r>
      <w:r>
        <w:rPr>
          <w:rFonts w:ascii="Arial" w:hAnsi="Arial" w:cs="Arial"/>
          <w:color w:val="000000"/>
          <w:sz w:val="20"/>
          <w:szCs w:val="20"/>
        </w:rPr>
        <w:t xml:space="preserve"> because it communicates valuable financial information for planning, making decisions, and evaluating performance.</w:t>
      </w:r>
    </w:p>
    <w:p w14:paraId="6CEC1FA9" w14:textId="77777777" w:rsidR="00090699" w:rsidRDefault="00090699" w:rsidP="00F20EB4">
      <w:pPr>
        <w:rPr>
          <w:rFonts w:ascii="Arial" w:hAnsi="Arial" w:cs="Arial"/>
        </w:rPr>
      </w:pPr>
    </w:p>
    <w:p w14:paraId="39878331" w14:textId="77777777" w:rsidR="00897475" w:rsidRPr="00422CD2" w:rsidRDefault="00F20EB4" w:rsidP="00F71CCF">
      <w:pPr>
        <w:pStyle w:val="Quote"/>
      </w:pPr>
      <w:commentRangeStart w:id="19"/>
      <w:r w:rsidRPr="00422CD2">
        <w:t>Did you Know?</w:t>
      </w:r>
    </w:p>
    <w:p w14:paraId="1EC0BEC0" w14:textId="77777777" w:rsidR="00897475" w:rsidRPr="00897475" w:rsidRDefault="00897475">
      <w:pPr>
        <w:pStyle w:val="Quote"/>
      </w:pPr>
      <w:r w:rsidRPr="00897475">
        <w:lastRenderedPageBreak/>
        <w:t xml:space="preserve">The word </w:t>
      </w:r>
      <w:r w:rsidR="00131EA0">
        <w:t>“</w:t>
      </w:r>
      <w:r w:rsidRPr="00897475">
        <w:t>Accounting</w:t>
      </w:r>
      <w:r w:rsidR="00131EA0">
        <w:t>”</w:t>
      </w:r>
      <w:r w:rsidRPr="00897475">
        <w:t xml:space="preserve"> comes from the </w:t>
      </w:r>
      <w:r w:rsidR="006F02B9">
        <w:t>L</w:t>
      </w:r>
      <w:r w:rsidR="00F152AC">
        <w:t xml:space="preserve">atin </w:t>
      </w:r>
      <w:r w:rsidRPr="00897475">
        <w:t xml:space="preserve">word </w:t>
      </w:r>
      <w:proofErr w:type="spellStart"/>
      <w:r w:rsidRPr="00897475">
        <w:t>comput</w:t>
      </w:r>
      <w:r w:rsidR="00F152AC">
        <w:t>a</w:t>
      </w:r>
      <w:r w:rsidRPr="00897475">
        <w:t>r</w:t>
      </w:r>
      <w:r w:rsidR="00F152AC">
        <w:t>e</w:t>
      </w:r>
      <w:proofErr w:type="spellEnd"/>
      <w:r w:rsidRPr="00897475">
        <w:t xml:space="preserve"> meaning </w:t>
      </w:r>
      <w:r w:rsidR="00131EA0">
        <w:t>“</w:t>
      </w:r>
      <w:r w:rsidRPr="00897475">
        <w:t>to count</w:t>
      </w:r>
      <w:r w:rsidR="00131EA0">
        <w:t>”</w:t>
      </w:r>
      <w:r w:rsidRPr="00897475">
        <w:t xml:space="preserve"> or</w:t>
      </w:r>
      <w:r w:rsidR="00131EA0">
        <w:t xml:space="preserve"> “to</w:t>
      </w:r>
      <w:r w:rsidRPr="00897475">
        <w:t xml:space="preserve"> score</w:t>
      </w:r>
      <w:commentRangeEnd w:id="19"/>
      <w:r w:rsidR="00131EA0">
        <w:t>”</w:t>
      </w:r>
      <w:r>
        <w:rPr>
          <w:rStyle w:val="CommentReference"/>
          <w:rFonts w:ascii="Times New Roman" w:eastAsia="Times New Roman" w:hAnsi="Times New Roman" w:cs="Times New Roman"/>
          <w:i w:val="0"/>
          <w:iCs w:val="0"/>
          <w:color w:val="auto"/>
        </w:rPr>
        <w:commentReference w:id="19"/>
      </w:r>
      <w:r w:rsidR="00DA706C">
        <w:t>.</w:t>
      </w:r>
    </w:p>
    <w:p w14:paraId="63629E52" w14:textId="77777777" w:rsidR="00DA706C" w:rsidRDefault="00DA706C" w:rsidP="00F20EB4">
      <w:pPr>
        <w:rPr>
          <w:rFonts w:ascii="Arial" w:hAnsi="Arial" w:cs="Arial"/>
        </w:rPr>
      </w:pPr>
    </w:p>
    <w:p w14:paraId="59609012" w14:textId="77777777" w:rsidR="00DA706C" w:rsidRPr="00C60AC1" w:rsidRDefault="00DA706C" w:rsidP="00F20EB4">
      <w:pPr>
        <w:rPr>
          <w:rFonts w:ascii="Arial" w:hAnsi="Arial" w:cs="Arial"/>
        </w:rPr>
      </w:pPr>
    </w:p>
    <w:p w14:paraId="6883EC09" w14:textId="77777777" w:rsidR="00C60AC1" w:rsidRPr="00161E84" w:rsidDel="00DA706C" w:rsidRDefault="00F71CCF" w:rsidP="004A1015">
      <w:pPr>
        <w:rPr>
          <w:rFonts w:ascii="Arial" w:hAnsi="Arial" w:cs="Arial"/>
          <w:sz w:val="20"/>
          <w:szCs w:val="20"/>
        </w:rPr>
      </w:pPr>
      <w:r w:rsidRPr="00161E84">
        <w:rPr>
          <w:rFonts w:ascii="Arial" w:hAnsi="Arial" w:cs="Arial"/>
          <w:sz w:val="20"/>
          <w:szCs w:val="20"/>
        </w:rPr>
        <w:t xml:space="preserve">As </w:t>
      </w:r>
      <w:r w:rsidR="00C60AC1" w:rsidRPr="00161E84" w:rsidDel="00DA706C">
        <w:rPr>
          <w:rFonts w:ascii="Arial" w:hAnsi="Arial" w:cs="Arial"/>
          <w:sz w:val="20"/>
          <w:szCs w:val="20"/>
        </w:rPr>
        <w:t>Cor</w:t>
      </w:r>
      <w:sdt>
        <w:sdtPr>
          <w:rPr>
            <w:rFonts w:ascii="Arial" w:hAnsi="Arial" w:cs="Arial"/>
            <w:sz w:val="20"/>
            <w:szCs w:val="20"/>
          </w:rPr>
          <w:tag w:val="goog_rdk_96"/>
          <w:id w:val="2063217460"/>
        </w:sdtPr>
        <w:sdtContent/>
      </w:sdt>
      <w:sdt>
        <w:sdtPr>
          <w:rPr>
            <w:rFonts w:ascii="Arial" w:hAnsi="Arial" w:cs="Arial"/>
            <w:sz w:val="20"/>
            <w:szCs w:val="20"/>
          </w:rPr>
          <w:tag w:val="goog_rdk_204"/>
          <w:id w:val="-1559391952"/>
        </w:sdtPr>
        <w:sdtContent/>
      </w:sdt>
      <w:r w:rsidR="00C60AC1" w:rsidRPr="00161E84" w:rsidDel="00DA706C">
        <w:rPr>
          <w:rFonts w:ascii="Arial" w:hAnsi="Arial" w:cs="Arial"/>
          <w:sz w:val="20"/>
          <w:szCs w:val="20"/>
        </w:rPr>
        <w:t>e Fit</w:t>
      </w:r>
      <w:r w:rsidRPr="00161E84">
        <w:rPr>
          <w:rFonts w:ascii="Arial" w:hAnsi="Arial" w:cs="Arial"/>
          <w:sz w:val="20"/>
          <w:szCs w:val="20"/>
        </w:rPr>
        <w:t>ness</w:t>
      </w:r>
      <w:r w:rsidR="00C60AC1" w:rsidRPr="00161E84" w:rsidDel="00DA706C">
        <w:rPr>
          <w:rFonts w:ascii="Arial" w:hAnsi="Arial" w:cs="Arial"/>
          <w:sz w:val="20"/>
          <w:szCs w:val="20"/>
        </w:rPr>
        <w:t xml:space="preserve"> has started generating profits, Stella</w:t>
      </w:r>
      <w:r w:rsidRPr="00161E84">
        <w:rPr>
          <w:rFonts w:ascii="Arial" w:hAnsi="Arial" w:cs="Arial"/>
          <w:sz w:val="20"/>
          <w:szCs w:val="20"/>
        </w:rPr>
        <w:t xml:space="preserve"> and Eddie</w:t>
      </w:r>
      <w:r w:rsidR="00C60AC1" w:rsidRPr="00161E84" w:rsidDel="00DA706C">
        <w:rPr>
          <w:rFonts w:ascii="Arial" w:hAnsi="Arial" w:cs="Arial"/>
          <w:sz w:val="20"/>
          <w:szCs w:val="20"/>
        </w:rPr>
        <w:t xml:space="preserve"> are thinking about how to spend the cash they are generating.  Some of the questions they are trying to answer include: </w:t>
      </w:r>
    </w:p>
    <w:p w14:paraId="28030BE2"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Should they </w:t>
      </w:r>
      <w:sdt>
        <w:sdtPr>
          <w:tag w:val="goog_rdk_46"/>
          <w:id w:val="-2093308715"/>
        </w:sdtPr>
        <w:sdtContent/>
      </w:sdt>
      <w:sdt>
        <w:sdtPr>
          <w:tag w:val="goog_rdk_154"/>
          <w:id w:val="-325432356"/>
        </w:sdtPr>
        <w:sdtContent/>
      </w:sdt>
      <w:r w:rsidRPr="00161E84" w:rsidDel="00DA706C">
        <w:rPr>
          <w:rFonts w:ascii="Arial" w:hAnsi="Arial" w:cs="Arial"/>
          <w:sz w:val="20"/>
          <w:szCs w:val="20"/>
        </w:rPr>
        <w:t xml:space="preserve">start selling healthy snacks, like smoothies or protein bars, in their studio? </w:t>
      </w:r>
    </w:p>
    <w:p w14:paraId="17EBA52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Does it make sense to sell Core Fit</w:t>
      </w:r>
      <w:r w:rsidR="00F71CCF" w:rsidRPr="00161E84">
        <w:rPr>
          <w:rFonts w:ascii="Arial" w:hAnsi="Arial" w:cs="Arial"/>
          <w:sz w:val="20"/>
          <w:szCs w:val="20"/>
        </w:rPr>
        <w:t>ness</w:t>
      </w:r>
      <w:r w:rsidRPr="00161E84" w:rsidDel="00DA706C">
        <w:rPr>
          <w:rFonts w:ascii="Arial" w:hAnsi="Arial" w:cs="Arial"/>
          <w:sz w:val="20"/>
          <w:szCs w:val="20"/>
        </w:rPr>
        <w:t xml:space="preserve"> branded clothing or water bottles? </w:t>
      </w:r>
    </w:p>
    <w:p w14:paraId="462CCBDF"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Could they start online video access of their classes for people that want to access the classes remotely? </w:t>
      </w:r>
    </w:p>
    <w:p w14:paraId="3F961502" w14:textId="77777777" w:rsidR="00C60AC1" w:rsidRPr="00161E84" w:rsidDel="00DA706C" w:rsidRDefault="00C60AC1" w:rsidP="004A1015">
      <w:pPr>
        <w:pStyle w:val="ListParagraph"/>
        <w:numPr>
          <w:ilvl w:val="0"/>
          <w:numId w:val="10"/>
        </w:numPr>
        <w:rPr>
          <w:rFonts w:ascii="Arial" w:hAnsi="Arial" w:cs="Arial"/>
          <w:sz w:val="20"/>
          <w:szCs w:val="20"/>
        </w:rPr>
      </w:pPr>
      <w:r w:rsidRPr="00161E84" w:rsidDel="00DA706C">
        <w:rPr>
          <w:rFonts w:ascii="Arial" w:hAnsi="Arial" w:cs="Arial"/>
          <w:sz w:val="20"/>
          <w:szCs w:val="20"/>
        </w:rPr>
        <w:t xml:space="preserve">Is it a good idea to open up a second location? </w:t>
      </w:r>
    </w:p>
    <w:p w14:paraId="7BB0D640" w14:textId="77777777" w:rsidR="00C60AC1" w:rsidRPr="000202C5" w:rsidRDefault="00C60AC1" w:rsidP="00C60AC1">
      <w:pPr>
        <w:rPr>
          <w:rFonts w:ascii="Arial" w:hAnsi="Arial" w:cs="Arial"/>
          <w:sz w:val="20"/>
          <w:szCs w:val="20"/>
        </w:rPr>
      </w:pPr>
    </w:p>
    <w:p w14:paraId="4A183E00" w14:textId="77777777" w:rsidR="00C60AC1" w:rsidRPr="000202C5" w:rsidRDefault="00C60AC1" w:rsidP="00C60AC1">
      <w:pPr>
        <w:rPr>
          <w:rFonts w:ascii="Arial" w:hAnsi="Arial" w:cs="Arial"/>
          <w:sz w:val="20"/>
          <w:szCs w:val="20"/>
        </w:rPr>
      </w:pPr>
      <w:r w:rsidRPr="000202C5">
        <w:rPr>
          <w:rFonts w:ascii="Arial" w:hAnsi="Arial" w:cs="Arial"/>
          <w:sz w:val="20"/>
          <w:szCs w:val="20"/>
        </w:rPr>
        <w:t xml:space="preserve">While these decisions may seem like good business ideas, we need Accounting to help answer if they are financially viable. </w:t>
      </w:r>
    </w:p>
    <w:p w14:paraId="1F0F5D72" w14:textId="77777777" w:rsidR="00C60AC1" w:rsidRDefault="00C60AC1" w:rsidP="00F20EB4"/>
    <w:p w14:paraId="2B8090EB" w14:textId="77777777" w:rsidR="00C60AC1" w:rsidRPr="00C161DD" w:rsidRDefault="00C60AC1" w:rsidP="00B223B6">
      <w:pPr>
        <w:pStyle w:val="Heading3"/>
        <w:rPr>
          <w:rFonts w:ascii="Arial" w:hAnsi="Arial" w:cs="Arial"/>
          <w:sz w:val="26"/>
          <w:szCs w:val="26"/>
        </w:rPr>
      </w:pPr>
      <w:r w:rsidRPr="00C161DD">
        <w:rPr>
          <w:rFonts w:ascii="Arial" w:hAnsi="Arial" w:cs="Arial"/>
          <w:sz w:val="26"/>
          <w:szCs w:val="26"/>
        </w:rPr>
        <w:t xml:space="preserve">Test Your Understanding </w:t>
      </w:r>
    </w:p>
    <w:p w14:paraId="7E444B2D" w14:textId="77777777" w:rsidR="00A01701" w:rsidRPr="00463629" w:rsidRDefault="00A01701" w:rsidP="00A01701">
      <w:r>
        <w:t>&lt;ignore&gt;</w:t>
      </w:r>
    </w:p>
    <w:p w14:paraId="1D050C50" w14:textId="77777777" w:rsidR="00C60AC1" w:rsidRDefault="00C60AC1" w:rsidP="00C60AC1"/>
    <w:p w14:paraId="65B6226A" w14:textId="77777777" w:rsidR="00C60AC1" w:rsidRPr="00F71CCF" w:rsidRDefault="00C60AC1" w:rsidP="00C60AC1">
      <w:pPr>
        <w:rPr>
          <w:rFonts w:ascii="Arial" w:hAnsi="Arial" w:cs="Arial"/>
          <w:sz w:val="20"/>
          <w:szCs w:val="20"/>
        </w:rPr>
      </w:pPr>
      <w:r w:rsidRPr="00F71CCF">
        <w:rPr>
          <w:rFonts w:ascii="Arial" w:hAnsi="Arial" w:cs="Arial"/>
          <w:sz w:val="20"/>
          <w:szCs w:val="20"/>
        </w:rPr>
        <w:t>The owners of a corporation are called</w:t>
      </w:r>
    </w:p>
    <w:p w14:paraId="1753360B"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managers</w:t>
      </w:r>
    </w:p>
    <w:p w14:paraId="6E4D0F4C"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customers</w:t>
      </w:r>
    </w:p>
    <w:p w14:paraId="1D50C581" w14:textId="77777777" w:rsidR="00C60AC1" w:rsidRPr="00F71CCF" w:rsidRDefault="00C60AC1" w:rsidP="00C60AC1">
      <w:pPr>
        <w:pStyle w:val="ListParagraph"/>
        <w:numPr>
          <w:ilvl w:val="0"/>
          <w:numId w:val="3"/>
        </w:numPr>
        <w:ind w:left="426"/>
        <w:rPr>
          <w:rFonts w:ascii="Arial" w:hAnsi="Arial" w:cs="Arial"/>
          <w:sz w:val="20"/>
          <w:szCs w:val="20"/>
        </w:rPr>
      </w:pPr>
      <w:r w:rsidRPr="00F71CCF">
        <w:rPr>
          <w:rFonts w:ascii="Arial" w:hAnsi="Arial" w:cs="Arial"/>
          <w:sz w:val="20"/>
          <w:szCs w:val="20"/>
        </w:rPr>
        <w:t>vendors</w:t>
      </w:r>
    </w:p>
    <w:p w14:paraId="3EB5B91C" w14:textId="77777777" w:rsidR="00C60AC1" w:rsidRPr="00F71CCF" w:rsidRDefault="00C60AC1" w:rsidP="00C60AC1">
      <w:pPr>
        <w:pStyle w:val="ListParagraph"/>
        <w:numPr>
          <w:ilvl w:val="0"/>
          <w:numId w:val="3"/>
        </w:numPr>
        <w:ind w:left="426"/>
        <w:rPr>
          <w:rFonts w:ascii="Arial" w:hAnsi="Arial" w:cs="Arial"/>
          <w:color w:val="008000"/>
          <w:sz w:val="20"/>
          <w:szCs w:val="20"/>
        </w:rPr>
      </w:pPr>
      <w:r w:rsidRPr="00F71CCF">
        <w:rPr>
          <w:rFonts w:ascii="Arial" w:hAnsi="Arial" w:cs="Arial"/>
          <w:color w:val="008000"/>
          <w:sz w:val="20"/>
          <w:szCs w:val="20"/>
        </w:rPr>
        <w:t>stockholders</w:t>
      </w:r>
    </w:p>
    <w:p w14:paraId="5C8B3971" w14:textId="77777777" w:rsidR="00794FEF" w:rsidRDefault="00794FEF" w:rsidP="00C60AC1"/>
    <w:p w14:paraId="64278ED2" w14:textId="77777777" w:rsidR="00A01701" w:rsidRPr="002D4B0E" w:rsidRDefault="00A01701" w:rsidP="00A01701">
      <w:pPr>
        <w:rPr>
          <w:rFonts w:ascii="Arial" w:hAnsi="Arial" w:cs="Arial"/>
          <w:sz w:val="20"/>
        </w:rPr>
      </w:pPr>
      <w:r>
        <w:rPr>
          <w:rFonts w:ascii="Arial" w:hAnsi="Arial" w:cs="Arial"/>
          <w:sz w:val="20"/>
        </w:rPr>
        <w:t>&lt;/ignore&gt;</w:t>
      </w:r>
    </w:p>
    <w:p w14:paraId="5C9F0845" w14:textId="77777777" w:rsidR="00794FEF" w:rsidRPr="00C60AC1" w:rsidRDefault="00794FEF" w:rsidP="00C60AC1"/>
    <w:sectPr w:rsidR="00794FEF" w:rsidRPr="00C60AC1" w:rsidSect="00D47F34">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Jasneet Kaur" w:date="2019-05-01T12:53:00Z" w:initials="JK">
    <w:p w14:paraId="3E9CFD26" w14:textId="77777777" w:rsidR="00E64633" w:rsidRDefault="00E64633">
      <w:pPr>
        <w:pStyle w:val="CommentText"/>
      </w:pPr>
      <w:r>
        <w:rPr>
          <w:rStyle w:val="CommentReference"/>
        </w:rPr>
        <w:annotationRef/>
      </w:r>
      <w:r>
        <w:t xml:space="preserve">Dev team to render this as a </w:t>
      </w:r>
      <w:proofErr w:type="spellStart"/>
      <w:r>
        <w:t>notesbox</w:t>
      </w:r>
      <w:proofErr w:type="spellEnd"/>
      <w:r>
        <w:t xml:space="preserve">. How to distinguish between </w:t>
      </w:r>
      <w:proofErr w:type="spellStart"/>
      <w:r>
        <w:t>notesbox</w:t>
      </w:r>
      <w:proofErr w:type="spellEnd"/>
      <w:r>
        <w:t xml:space="preserve"> and quote in the document. </w:t>
      </w:r>
      <w:proofErr w:type="spellStart"/>
      <w:r>
        <w:t>Sumit</w:t>
      </w:r>
      <w:proofErr w:type="spellEnd"/>
      <w:r>
        <w:t xml:space="preserve"> to respond.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B223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B223B1" w16cid:durableId="20AA3CF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pt;height:11.2pt" o:bullet="t">
        <v:imagedata r:id="rId1" o:title="msoD951"/>
      </v:shape>
    </w:pict>
  </w:numPicBullet>
  <w:abstractNum w:abstractNumId="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0"/>
  </w:num>
  <w:num w:numId="2">
    <w:abstractNumId w:val="9"/>
  </w:num>
  <w:num w:numId="3">
    <w:abstractNumId w:val="7"/>
  </w:num>
  <w:num w:numId="4">
    <w:abstractNumId w:val="4"/>
  </w:num>
  <w:num w:numId="5">
    <w:abstractNumId w:val="3"/>
  </w:num>
  <w:num w:numId="6">
    <w:abstractNumId w:val="6"/>
  </w:num>
  <w:num w:numId="7">
    <w:abstractNumId w:val="2"/>
  </w:num>
  <w:num w:numId="8">
    <w:abstractNumId w:val="5"/>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neet Kaur">
    <w15:presenceInfo w15:providerId="AD" w15:userId="S-1-5-21-3214158073-3399791029-1922794930-12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7BE"/>
    <w:rsid w:val="000202C5"/>
    <w:rsid w:val="0006247B"/>
    <w:rsid w:val="0008746C"/>
    <w:rsid w:val="00090699"/>
    <w:rsid w:val="000A38BF"/>
    <w:rsid w:val="000F30E0"/>
    <w:rsid w:val="00110FC0"/>
    <w:rsid w:val="00131EA0"/>
    <w:rsid w:val="00133D5D"/>
    <w:rsid w:val="00161E84"/>
    <w:rsid w:val="001772FE"/>
    <w:rsid w:val="00177A7F"/>
    <w:rsid w:val="001B069B"/>
    <w:rsid w:val="001D59EA"/>
    <w:rsid w:val="001D5FB0"/>
    <w:rsid w:val="0025620E"/>
    <w:rsid w:val="002731FE"/>
    <w:rsid w:val="0028002C"/>
    <w:rsid w:val="002817BE"/>
    <w:rsid w:val="00286BCA"/>
    <w:rsid w:val="002872E9"/>
    <w:rsid w:val="002B30AC"/>
    <w:rsid w:val="00351204"/>
    <w:rsid w:val="003A1A5A"/>
    <w:rsid w:val="003D2DC4"/>
    <w:rsid w:val="003D3F6F"/>
    <w:rsid w:val="003F2EC7"/>
    <w:rsid w:val="00422CD2"/>
    <w:rsid w:val="0046039D"/>
    <w:rsid w:val="004A1015"/>
    <w:rsid w:val="004A717E"/>
    <w:rsid w:val="004C33A7"/>
    <w:rsid w:val="004D3F45"/>
    <w:rsid w:val="004F435A"/>
    <w:rsid w:val="0055700A"/>
    <w:rsid w:val="005740B9"/>
    <w:rsid w:val="005E232C"/>
    <w:rsid w:val="005F15E5"/>
    <w:rsid w:val="005F17E6"/>
    <w:rsid w:val="00614410"/>
    <w:rsid w:val="00677FDC"/>
    <w:rsid w:val="00684B43"/>
    <w:rsid w:val="00692505"/>
    <w:rsid w:val="00694862"/>
    <w:rsid w:val="006F02B9"/>
    <w:rsid w:val="006F13DD"/>
    <w:rsid w:val="00707659"/>
    <w:rsid w:val="00773866"/>
    <w:rsid w:val="007814FC"/>
    <w:rsid w:val="00794FEF"/>
    <w:rsid w:val="007A3187"/>
    <w:rsid w:val="007A7ADB"/>
    <w:rsid w:val="007B546D"/>
    <w:rsid w:val="007D13D1"/>
    <w:rsid w:val="007E43D5"/>
    <w:rsid w:val="0080273E"/>
    <w:rsid w:val="008053BD"/>
    <w:rsid w:val="00813CB8"/>
    <w:rsid w:val="008545EB"/>
    <w:rsid w:val="0088271E"/>
    <w:rsid w:val="00897475"/>
    <w:rsid w:val="008A4D60"/>
    <w:rsid w:val="008A5363"/>
    <w:rsid w:val="008B3A99"/>
    <w:rsid w:val="008D474C"/>
    <w:rsid w:val="008D6BEE"/>
    <w:rsid w:val="00901617"/>
    <w:rsid w:val="00962867"/>
    <w:rsid w:val="00980EC8"/>
    <w:rsid w:val="00A01701"/>
    <w:rsid w:val="00A424BF"/>
    <w:rsid w:val="00A659D3"/>
    <w:rsid w:val="00AC29CD"/>
    <w:rsid w:val="00AC792C"/>
    <w:rsid w:val="00B223B6"/>
    <w:rsid w:val="00B92B27"/>
    <w:rsid w:val="00BB3815"/>
    <w:rsid w:val="00BC4875"/>
    <w:rsid w:val="00BE5383"/>
    <w:rsid w:val="00BE68E8"/>
    <w:rsid w:val="00C1606F"/>
    <w:rsid w:val="00C161DD"/>
    <w:rsid w:val="00C40E77"/>
    <w:rsid w:val="00C4364D"/>
    <w:rsid w:val="00C60AC1"/>
    <w:rsid w:val="00C7646D"/>
    <w:rsid w:val="00C86142"/>
    <w:rsid w:val="00C96D8C"/>
    <w:rsid w:val="00CD7696"/>
    <w:rsid w:val="00D120BE"/>
    <w:rsid w:val="00D47F34"/>
    <w:rsid w:val="00D8574C"/>
    <w:rsid w:val="00D87E27"/>
    <w:rsid w:val="00DA706C"/>
    <w:rsid w:val="00DA7487"/>
    <w:rsid w:val="00DE2B8B"/>
    <w:rsid w:val="00E13623"/>
    <w:rsid w:val="00E30502"/>
    <w:rsid w:val="00E4357B"/>
    <w:rsid w:val="00E5502A"/>
    <w:rsid w:val="00E64633"/>
    <w:rsid w:val="00E80189"/>
    <w:rsid w:val="00EA2F5F"/>
    <w:rsid w:val="00ED6981"/>
    <w:rsid w:val="00F13015"/>
    <w:rsid w:val="00F152AC"/>
    <w:rsid w:val="00F20EB4"/>
    <w:rsid w:val="00F51D62"/>
    <w:rsid w:val="00F71CCF"/>
    <w:rsid w:val="00F74C1A"/>
    <w:rsid w:val="00F81BF1"/>
    <w:rsid w:val="00F965BB"/>
    <w:rsid w:val="00FE1B0B"/>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1B9B2F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rPr>
      <w:rFonts w:ascii="Times New Roman" w:eastAsia="Times New Roman" w:hAnsi="Times New Roman" w:cs="Times New Roman"/>
    </w:rPr>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59"/>
    <w:rsid w:val="00DA7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4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theme" Target="theme/theme1.xml"/><Relationship Id="rId12" Type="http://schemas.microsoft.com/office/2011/relationships/people" Target="people.xml"/><Relationship Id="rId13" Type="http://schemas.microsoft.com/office/2011/relationships/commentsExtended" Target="commentsExtended.xml"/><Relationship Id="rId14" Type="http://schemas.microsoft.com/office/2016/09/relationships/commentsIds" Target="commentsIds.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comments" Target="comments.xml"/><Relationship Id="rId1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481</TotalTime>
  <Pages>3</Pages>
  <Words>566</Words>
  <Characters>3232</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Mallika</cp:lastModifiedBy>
  <cp:revision>104</cp:revision>
  <dcterms:created xsi:type="dcterms:W3CDTF">2019-04-24T16:59:00Z</dcterms:created>
  <dcterms:modified xsi:type="dcterms:W3CDTF">2019-07-12T02:44:00Z</dcterms:modified>
</cp:coreProperties>
</file>