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53973" w14:textId="77777777" w:rsidR="00F13015" w:rsidRDefault="00962867" w:rsidP="00BE68E8">
      <w:pPr>
        <w:pStyle w:val="Heading5"/>
        <w:jc w:val="center"/>
      </w:pPr>
      <w:r>
        <w:rPr>
          <w:noProof/>
        </w:rPr>
        <w:drawing>
          <wp:inline distT="0" distB="0" distL="0" distR="0" wp14:anchorId="67C29C4A" wp14:editId="2FF2B500">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20A9E78A" w14:textId="77777777" w:rsidR="00C7646D" w:rsidRPr="002817BE" w:rsidRDefault="00C7646D" w:rsidP="00C7646D">
      <w:pPr>
        <w:pStyle w:val="Heading2"/>
        <w:rPr>
          <w:rFonts w:ascii="Arial" w:hAnsi="Arial" w:cs="Arial"/>
        </w:rPr>
      </w:pPr>
      <w:r w:rsidRPr="002817BE">
        <w:rPr>
          <w:rFonts w:ascii="Arial" w:hAnsi="Arial" w:cs="Arial"/>
        </w:rPr>
        <w:t>Introduction</w:t>
      </w:r>
    </w:p>
    <w:p w14:paraId="31246F3A"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5DCBD298" w14:textId="77777777" w:rsidR="005F15E5" w:rsidRPr="00BB3815" w:rsidRDefault="005F15E5" w:rsidP="00BB3815">
      <w:pPr>
        <w:rPr>
          <w:rFonts w:ascii="Arial" w:hAnsi="Arial" w:cs="Arial"/>
          <w:sz w:val="20"/>
        </w:rPr>
      </w:pPr>
    </w:p>
    <w:p w14:paraId="6F5AF8D8"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0095854" w14:textId="77777777" w:rsidR="00A424BF" w:rsidRDefault="00A424BF" w:rsidP="002817BE">
      <w:pPr>
        <w:rPr>
          <w:rFonts w:ascii="Arial" w:hAnsi="Arial" w:cs="Arial"/>
        </w:rPr>
      </w:pPr>
    </w:p>
    <w:p w14:paraId="518E4AAF"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5AD3EFF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FA8DEA0" w14:textId="77777777" w:rsidR="00A424BF" w:rsidRPr="00A424BF" w:rsidRDefault="00A424BF" w:rsidP="002817BE">
      <w:pPr>
        <w:rPr>
          <w:rFonts w:ascii="Arial" w:hAnsi="Arial" w:cs="Arial"/>
        </w:rPr>
      </w:pPr>
    </w:p>
    <w:p w14:paraId="5C714D15" w14:textId="77777777" w:rsidR="00A424BF" w:rsidRDefault="00A424BF" w:rsidP="002817BE">
      <w:pPr>
        <w:rPr>
          <w:rFonts w:ascii="Arial" w:hAnsi="Arial" w:cs="Arial"/>
        </w:rPr>
      </w:pPr>
    </w:p>
    <w:p w14:paraId="01A6F7DF"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w:t>
      </w:r>
      <w:del w:id="0" w:author="Mallika" w:date="2019-07-11T22:19:00Z">
        <w:r w:rsidRPr="00AC792C" w:rsidDel="00DE2B8B">
          <w:rPr>
            <w:rFonts w:ascii="Arial" w:hAnsi="Arial" w:cs="Arial"/>
            <w:sz w:val="20"/>
          </w:rPr>
          <w:delText xml:space="preserve">and single-classes </w:delText>
        </w:r>
      </w:del>
      <w:r w:rsidRPr="00AC792C">
        <w:rPr>
          <w:rFonts w:ascii="Arial" w:hAnsi="Arial" w:cs="Arial"/>
          <w:sz w:val="20"/>
        </w:rPr>
        <w:t xml:space="preserve">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incurs a number of monthly costs</w:t>
      </w:r>
      <w:ins w:id="1" w:author="Mallika" w:date="2019-07-11T22:28:00Z">
        <w:r w:rsidR="00DE2B8B">
          <w:rPr>
            <w:rFonts w:ascii="Arial" w:hAnsi="Arial" w:cs="Arial"/>
            <w:sz w:val="20"/>
          </w:rPr>
          <w:t xml:space="preserve">. </w:t>
        </w:r>
      </w:ins>
      <w:ins w:id="2" w:author="Mallika" w:date="2019-07-11T22:37:00Z">
        <w:r w:rsidR="00E64633">
          <w:rPr>
            <w:rFonts w:ascii="Arial" w:hAnsi="Arial" w:cs="Arial"/>
            <w:sz w:val="20"/>
          </w:rPr>
          <w:t>A large percentage</w:t>
        </w:r>
      </w:ins>
      <w:ins w:id="3" w:author="Mallika" w:date="2019-07-11T22:28:00Z">
        <w:r w:rsidR="00DE2B8B">
          <w:rPr>
            <w:rFonts w:ascii="Arial" w:hAnsi="Arial" w:cs="Arial"/>
            <w:sz w:val="20"/>
          </w:rPr>
          <w:t xml:space="preserve"> of these are fixed costs</w:t>
        </w:r>
      </w:ins>
      <w:r w:rsidRPr="00AC792C">
        <w:rPr>
          <w:rFonts w:ascii="Arial" w:hAnsi="Arial" w:cs="Arial"/>
          <w:sz w:val="20"/>
        </w:rPr>
        <w:t xml:space="preserve"> such as the rent of the premises, </w:t>
      </w:r>
      <w:ins w:id="4" w:author="Mallika" w:date="2019-07-11T22:37:00Z">
        <w:r w:rsidR="00E64633">
          <w:rPr>
            <w:rFonts w:ascii="Arial" w:hAnsi="Arial" w:cs="Arial"/>
            <w:sz w:val="20"/>
          </w:rPr>
          <w:t xml:space="preserve">insurance and salaries.  </w:t>
        </w:r>
      </w:ins>
      <w:del w:id="5" w:author="Mallika" w:date="2019-07-11T22:37:00Z">
        <w:r w:rsidRPr="00AC792C" w:rsidDel="00E64633">
          <w:rPr>
            <w:rFonts w:ascii="Arial" w:hAnsi="Arial" w:cs="Arial"/>
            <w:sz w:val="20"/>
          </w:rPr>
          <w:delText>the utilities (electricity and water), the maintenance of the equipment, insurance, and the salaries of its employees</w:delText>
        </w:r>
      </w:del>
      <w:ins w:id="6" w:author="Mallika" w:date="2019-07-11T22:37:00Z">
        <w:r w:rsidR="00E64633">
          <w:rPr>
            <w:rFonts w:ascii="Arial" w:hAnsi="Arial" w:cs="Arial"/>
            <w:sz w:val="20"/>
          </w:rPr>
          <w:t xml:space="preserve">A few of the costs such as laundry services and utilities are </w:t>
        </w:r>
      </w:ins>
      <w:ins w:id="7" w:author="Mallika" w:date="2019-07-11T22:41:00Z">
        <w:r w:rsidR="00E64633">
          <w:rPr>
            <w:rFonts w:ascii="Arial" w:hAnsi="Arial" w:cs="Arial"/>
            <w:sz w:val="20"/>
          </w:rPr>
          <w:t>variable costs and depend on the number of members at the gym</w:t>
        </w:r>
      </w:ins>
      <w:r w:rsidRPr="00AC792C">
        <w:rPr>
          <w:rFonts w:ascii="Arial" w:hAnsi="Arial" w:cs="Arial"/>
          <w:sz w:val="20"/>
        </w:rPr>
        <w:t xml:space="preserve">. </w:t>
      </w:r>
      <w:del w:id="8" w:author="Mallika" w:date="2019-07-11T22:41:00Z">
        <w:r w:rsidRPr="00AC792C" w:rsidDel="00E64633">
          <w:rPr>
            <w:rFonts w:ascii="Arial" w:hAnsi="Arial" w:cs="Arial"/>
            <w:sz w:val="20"/>
          </w:rPr>
          <w:delText>These costs t</w:delText>
        </w:r>
      </w:del>
      <w:ins w:id="9" w:author="Mallika" w:date="2019-07-11T22:41:00Z">
        <w:r w:rsidR="00E64633">
          <w:rPr>
            <w:rFonts w:ascii="Arial" w:hAnsi="Arial" w:cs="Arial"/>
            <w:sz w:val="20"/>
          </w:rPr>
          <w:t>T</w:t>
        </w:r>
      </w:ins>
      <w:r w:rsidRPr="00AC792C">
        <w:rPr>
          <w:rFonts w:ascii="Arial" w:hAnsi="Arial" w:cs="Arial"/>
          <w:sz w:val="20"/>
        </w:rPr>
        <w:t>otal</w:t>
      </w:r>
      <w:ins w:id="10" w:author="Mallika" w:date="2019-07-11T22:42:00Z">
        <w:r w:rsidR="00E64633">
          <w:rPr>
            <w:rFonts w:ascii="Arial" w:hAnsi="Arial" w:cs="Arial"/>
            <w:sz w:val="20"/>
          </w:rPr>
          <w:t xml:space="preserve"> costs (fixed + variable) are</w:t>
        </w:r>
      </w:ins>
      <w:r w:rsidRPr="00AC792C">
        <w:rPr>
          <w:rFonts w:ascii="Arial" w:hAnsi="Arial" w:cs="Arial"/>
          <w:sz w:val="20"/>
        </w:rPr>
        <w:t xml:space="preserve"> approximately $22,500 per month. </w:t>
      </w:r>
      <w:del w:id="11" w:author="Mallika" w:date="2019-07-11T22:42:00Z">
        <w:r w:rsidRPr="00AC792C" w:rsidDel="00E64633">
          <w:rPr>
            <w:rFonts w:ascii="Arial" w:hAnsi="Arial" w:cs="Arial"/>
            <w:sz w:val="20"/>
          </w:rPr>
          <w:delText xml:space="preserve">Therefore, </w:delText>
        </w:r>
      </w:del>
      <w:r w:rsidR="008A4D60" w:rsidRPr="00AC792C" w:rsidDel="00DA706C">
        <w:rPr>
          <w:rFonts w:ascii="Arial" w:hAnsi="Arial" w:cs="Arial"/>
          <w:sz w:val="20"/>
        </w:rPr>
        <w:t>Cor</w:t>
      </w:r>
      <w:customXmlDelRangeStart w:id="12" w:author="Mallika" w:date="2019-07-11T22:42:00Z"/>
      <w:sdt>
        <w:sdtPr>
          <w:rPr>
            <w:rFonts w:ascii="Arial" w:hAnsi="Arial" w:cs="Arial"/>
            <w:sz w:val="20"/>
          </w:rPr>
          <w:tag w:val="goog_rdk_96"/>
          <w:id w:val="-1708017325"/>
        </w:sdtPr>
        <w:sdtEndPr/>
        <w:sdtContent>
          <w:customXmlDelRangeEnd w:id="12"/>
          <w:customXmlDelRangeStart w:id="13" w:author="Mallika" w:date="2019-07-11T22:42:00Z"/>
        </w:sdtContent>
      </w:sdt>
      <w:customXmlDelRangeEnd w:id="13"/>
      <w:customXmlDelRangeStart w:id="14" w:author="Mallika" w:date="2019-07-11T22:42:00Z"/>
      <w:sdt>
        <w:sdtPr>
          <w:rPr>
            <w:rFonts w:ascii="Arial" w:hAnsi="Arial" w:cs="Arial"/>
            <w:sz w:val="20"/>
          </w:rPr>
          <w:tag w:val="goog_rdk_204"/>
          <w:id w:val="368034546"/>
        </w:sdtPr>
        <w:sdtEndPr/>
        <w:sdtContent>
          <w:customXmlDelRangeEnd w:id="14"/>
          <w:customXmlDelRangeStart w:id="15" w:author="Mallika" w:date="2019-07-11T22:42:00Z"/>
        </w:sdtContent>
      </w:sdt>
      <w:customXmlDelRangeEnd w:id="15"/>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w:t>
      </w:r>
      <w:del w:id="16" w:author="Mallika" w:date="2019-07-11T22:43:00Z">
        <w:r w:rsidRPr="00AC792C" w:rsidDel="00E64633">
          <w:rPr>
            <w:rFonts w:ascii="Arial" w:hAnsi="Arial" w:cs="Arial"/>
            <w:sz w:val="20"/>
          </w:rPr>
          <w:delText>,</w:delText>
        </w:r>
      </w:del>
      <w:r w:rsidRPr="00AC792C">
        <w:rPr>
          <w:rFonts w:ascii="Arial" w:hAnsi="Arial" w:cs="Arial"/>
          <w:sz w:val="20"/>
        </w:rPr>
        <w:t xml:space="preserve"> and </w:t>
      </w:r>
      <w:ins w:id="17" w:author="Mallika" w:date="2019-07-11T22:42:00Z">
        <w:r w:rsidR="00E64633">
          <w:rPr>
            <w:rFonts w:ascii="Arial" w:hAnsi="Arial" w:cs="Arial"/>
            <w:sz w:val="20"/>
          </w:rPr>
          <w:t xml:space="preserve">therefore, </w:t>
        </w:r>
      </w:ins>
      <w:r w:rsidRPr="00AC792C">
        <w:rPr>
          <w:rFonts w:ascii="Arial" w:hAnsi="Arial" w:cs="Arial"/>
          <w:sz w:val="20"/>
        </w:rPr>
        <w:t xml:space="preserve">the business is profitable.  </w:t>
      </w:r>
    </w:p>
    <w:p w14:paraId="7D7FE64C" w14:textId="77777777" w:rsidR="002B30AC" w:rsidRDefault="002B30AC" w:rsidP="0055700A">
      <w:pPr>
        <w:rPr>
          <w:ins w:id="18" w:author="Mallika" w:date="2019-07-15T10:08:00Z"/>
          <w:rFonts w:ascii="Arial" w:hAnsi="Arial" w:cs="Arial"/>
          <w:sz w:val="20"/>
        </w:rPr>
      </w:pPr>
    </w:p>
    <w:p w14:paraId="2EB2EBF8" w14:textId="77777777" w:rsidR="004572B2" w:rsidRDefault="004572B2" w:rsidP="0055700A">
      <w:pPr>
        <w:rPr>
          <w:ins w:id="19" w:author="Mallika" w:date="2019-07-15T10:08:00Z"/>
          <w:rFonts w:ascii="Arial" w:hAnsi="Arial" w:cs="Arial"/>
          <w:sz w:val="20"/>
        </w:rPr>
      </w:pPr>
    </w:p>
    <w:p w14:paraId="21135FF0" w14:textId="77777777" w:rsidR="004572B2" w:rsidRDefault="004572B2" w:rsidP="0055700A">
      <w:pPr>
        <w:rPr>
          <w:ins w:id="20" w:author="Mallika" w:date="2019-07-15T10:09:00Z"/>
          <w:rFonts w:ascii="Arial" w:hAnsi="Arial" w:cs="Arial"/>
          <w:sz w:val="20"/>
        </w:rPr>
      </w:pPr>
      <w:ins w:id="21" w:author="Mallika" w:date="2019-07-15T10:08:00Z">
        <w:r>
          <w:rPr>
            <w:rFonts w:ascii="Arial" w:hAnsi="Arial" w:cs="Arial"/>
            <w:sz w:val="20"/>
          </w:rPr>
          <w:t xml:space="preserve">Below is an interactive chart </w:t>
        </w:r>
      </w:ins>
      <w:ins w:id="22" w:author="Mallika" w:date="2019-07-15T10:13:00Z">
        <w:r>
          <w:rPr>
            <w:rFonts w:ascii="Arial" w:hAnsi="Arial" w:cs="Arial"/>
            <w:sz w:val="20"/>
          </w:rPr>
          <w:t>with three lines: revenue, fixed cost and total cost.  The chart</w:t>
        </w:r>
      </w:ins>
      <w:ins w:id="23" w:author="Mallika" w:date="2019-07-15T10:08:00Z">
        <w:r>
          <w:rPr>
            <w:rFonts w:ascii="Arial" w:hAnsi="Arial" w:cs="Arial"/>
            <w:sz w:val="20"/>
          </w:rPr>
          <w:t xml:space="preserve"> shows the amount of profit and loss for a given number of members.  The chart also shows the </w:t>
        </w:r>
        <w:r w:rsidRPr="004572B2">
          <w:rPr>
            <w:rFonts w:ascii="Arial" w:hAnsi="Arial" w:cs="Arial"/>
            <w:b/>
            <w:sz w:val="20"/>
            <w:rPrChange w:id="24" w:author="Mallika" w:date="2019-07-15T10:09:00Z">
              <w:rPr>
                <w:rFonts w:ascii="Arial" w:hAnsi="Arial" w:cs="Arial"/>
                <w:sz w:val="20"/>
              </w:rPr>
            </w:rPrChange>
          </w:rPr>
          <w:t>breakeven point</w:t>
        </w:r>
      </w:ins>
      <w:ins w:id="25" w:author="Mallika" w:date="2019-07-15T10:09:00Z">
        <w:r>
          <w:rPr>
            <w:rFonts w:ascii="Arial" w:hAnsi="Arial" w:cs="Arial"/>
            <w:b/>
            <w:sz w:val="20"/>
          </w:rPr>
          <w:t xml:space="preserve"> </w:t>
        </w:r>
        <w:r>
          <w:rPr>
            <w:rFonts w:ascii="Arial" w:hAnsi="Arial" w:cs="Arial"/>
            <w:sz w:val="20"/>
          </w:rPr>
          <w:t xml:space="preserve">– the point at which revenue = costs.  </w:t>
        </w:r>
      </w:ins>
    </w:p>
    <w:p w14:paraId="7F5441AA" w14:textId="77777777" w:rsidR="004572B2" w:rsidRDefault="004572B2" w:rsidP="0055700A">
      <w:pPr>
        <w:rPr>
          <w:ins w:id="26" w:author="Mallika" w:date="2019-07-15T10:09:00Z"/>
          <w:rFonts w:ascii="Arial" w:hAnsi="Arial" w:cs="Arial"/>
          <w:sz w:val="20"/>
        </w:rPr>
      </w:pPr>
    </w:p>
    <w:p w14:paraId="5E6821E6" w14:textId="77777777" w:rsidR="004572B2" w:rsidRDefault="004572B2" w:rsidP="0055700A">
      <w:pPr>
        <w:rPr>
          <w:ins w:id="27" w:author="Mallika" w:date="2019-07-15T10:11:00Z"/>
          <w:rFonts w:ascii="Arial" w:hAnsi="Arial" w:cs="Arial"/>
          <w:sz w:val="20"/>
        </w:rPr>
      </w:pPr>
      <w:ins w:id="28" w:author="Mallika" w:date="2019-07-15T10:10:00Z">
        <w:r>
          <w:rPr>
            <w:rFonts w:ascii="Arial" w:hAnsi="Arial" w:cs="Arial"/>
            <w:sz w:val="20"/>
          </w:rPr>
          <w:t xml:space="preserve">In order to see </w:t>
        </w:r>
      </w:ins>
      <w:ins w:id="29" w:author="Mallika" w:date="2019-07-15T10:12:00Z">
        <w:r>
          <w:rPr>
            <w:rFonts w:ascii="Arial" w:hAnsi="Arial" w:cs="Arial"/>
            <w:sz w:val="20"/>
          </w:rPr>
          <w:t>the affect on</w:t>
        </w:r>
      </w:ins>
      <w:ins w:id="30" w:author="Mallika" w:date="2019-07-15T10:10:00Z">
        <w:r>
          <w:rPr>
            <w:rFonts w:ascii="Arial" w:hAnsi="Arial" w:cs="Arial"/>
            <w:sz w:val="20"/>
          </w:rPr>
          <w:t xml:space="preserve"> </w:t>
        </w:r>
      </w:ins>
      <w:ins w:id="31" w:author="Mallika" w:date="2019-07-15T10:12:00Z">
        <w:r>
          <w:rPr>
            <w:rFonts w:ascii="Arial" w:hAnsi="Arial" w:cs="Arial"/>
            <w:sz w:val="20"/>
          </w:rPr>
          <w:t xml:space="preserve">the </w:t>
        </w:r>
      </w:ins>
      <w:ins w:id="32" w:author="Mallika" w:date="2019-07-15T10:10:00Z">
        <w:r>
          <w:rPr>
            <w:rFonts w:ascii="Arial" w:hAnsi="Arial" w:cs="Arial"/>
            <w:sz w:val="20"/>
          </w:rPr>
          <w:t xml:space="preserve">profit, loss and break-even point, when </w:t>
        </w:r>
      </w:ins>
      <w:ins w:id="33" w:author="Mallika" w:date="2019-07-15T10:11:00Z">
        <w:r>
          <w:rPr>
            <w:rFonts w:ascii="Arial" w:hAnsi="Arial" w:cs="Arial"/>
            <w:sz w:val="20"/>
          </w:rPr>
          <w:t>our</w:t>
        </w:r>
      </w:ins>
      <w:ins w:id="34" w:author="Mallika" w:date="2019-07-15T10:10:00Z">
        <w:r>
          <w:rPr>
            <w:rFonts w:ascii="Arial" w:hAnsi="Arial" w:cs="Arial"/>
            <w:sz w:val="20"/>
          </w:rPr>
          <w:t xml:space="preserve"> inputs change, </w:t>
        </w:r>
      </w:ins>
      <w:ins w:id="35" w:author="Mallika" w:date="2019-07-15T10:11:00Z">
        <w:r>
          <w:rPr>
            <w:rFonts w:ascii="Arial" w:hAnsi="Arial" w:cs="Arial"/>
            <w:sz w:val="20"/>
          </w:rPr>
          <w:t xml:space="preserve">you can use the sliders on the left to change: </w:t>
        </w:r>
      </w:ins>
    </w:p>
    <w:p w14:paraId="5BE95A3B" w14:textId="77777777" w:rsidR="004572B2" w:rsidRDefault="004572B2">
      <w:pPr>
        <w:pStyle w:val="ListParagraph"/>
        <w:numPr>
          <w:ilvl w:val="0"/>
          <w:numId w:val="11"/>
        </w:numPr>
        <w:rPr>
          <w:ins w:id="36" w:author="Mallika" w:date="2019-07-15T10:11:00Z"/>
          <w:rFonts w:ascii="Arial" w:hAnsi="Arial" w:cs="Arial"/>
          <w:sz w:val="20"/>
        </w:rPr>
        <w:pPrChange w:id="37" w:author="Mallika" w:date="2019-07-15T10:11:00Z">
          <w:pPr/>
        </w:pPrChange>
      </w:pPr>
      <w:ins w:id="38" w:author="Mallika" w:date="2019-07-15T10:11:00Z">
        <w:r>
          <w:rPr>
            <w:rFonts w:ascii="Arial" w:hAnsi="Arial" w:cs="Arial"/>
            <w:sz w:val="20"/>
          </w:rPr>
          <w:t>Fixed costs</w:t>
        </w:r>
      </w:ins>
    </w:p>
    <w:p w14:paraId="223775EF" w14:textId="77777777" w:rsidR="004572B2" w:rsidRDefault="004572B2">
      <w:pPr>
        <w:pStyle w:val="ListParagraph"/>
        <w:numPr>
          <w:ilvl w:val="0"/>
          <w:numId w:val="11"/>
        </w:numPr>
        <w:rPr>
          <w:ins w:id="39" w:author="Mallika" w:date="2019-07-15T10:11:00Z"/>
          <w:rFonts w:ascii="Arial" w:hAnsi="Arial" w:cs="Arial"/>
          <w:sz w:val="20"/>
        </w:rPr>
        <w:pPrChange w:id="40" w:author="Mallika" w:date="2019-07-15T10:11:00Z">
          <w:pPr/>
        </w:pPrChange>
      </w:pPr>
      <w:ins w:id="41" w:author="Mallika" w:date="2019-07-15T10:11:00Z">
        <w:r>
          <w:rPr>
            <w:rFonts w:ascii="Arial" w:hAnsi="Arial" w:cs="Arial"/>
            <w:sz w:val="20"/>
          </w:rPr>
          <w:t>Variable costs per member</w:t>
        </w:r>
      </w:ins>
    </w:p>
    <w:p w14:paraId="44B405E6" w14:textId="77777777" w:rsidR="004572B2" w:rsidRPr="004572B2" w:rsidRDefault="004572B2">
      <w:pPr>
        <w:pStyle w:val="ListParagraph"/>
        <w:numPr>
          <w:ilvl w:val="0"/>
          <w:numId w:val="11"/>
        </w:numPr>
        <w:rPr>
          <w:rFonts w:ascii="Arial" w:hAnsi="Arial" w:cs="Arial"/>
          <w:sz w:val="20"/>
          <w:rPrChange w:id="42" w:author="Mallika" w:date="2019-07-15T10:11:00Z">
            <w:rPr/>
          </w:rPrChange>
        </w:rPr>
        <w:pPrChange w:id="43" w:author="Mallika" w:date="2019-07-15T10:11:00Z">
          <w:pPr/>
        </w:pPrChange>
      </w:pPr>
      <w:ins w:id="44" w:author="Mallika" w:date="2019-07-15T10:11:00Z">
        <w:r>
          <w:rPr>
            <w:rFonts w:ascii="Arial" w:hAnsi="Arial" w:cs="Arial"/>
            <w:sz w:val="20"/>
          </w:rPr>
          <w:t>Membership fee per member</w:t>
        </w:r>
      </w:ins>
    </w:p>
    <w:p w14:paraId="49532B9C" w14:textId="77777777" w:rsidR="001772FE" w:rsidRPr="001772FE" w:rsidRDefault="00692505" w:rsidP="001772FE">
      <w:pPr>
        <w:rPr>
          <w:rFonts w:ascii="Arial" w:hAnsi="Arial" w:cs="Arial"/>
        </w:rPr>
      </w:pPr>
      <w:bookmarkStart w:id="45" w:name="_GoBack"/>
      <w:r w:rsidRPr="00286BCA">
        <w:rPr>
          <w:rFonts w:ascii="Arial" w:hAnsi="Arial" w:cs="Arial"/>
          <w:noProof/>
        </w:rPr>
        <w:lastRenderedPageBreak/>
        <w:drawing>
          <wp:inline distT="0" distB="0" distL="0" distR="0" wp14:anchorId="0D168CFB" wp14:editId="638CC969">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bookmarkEnd w:id="45"/>
    </w:p>
    <w:p w14:paraId="16BCDE76" w14:textId="77777777" w:rsidR="00BB3815" w:rsidRDefault="00BB3815" w:rsidP="001772FE">
      <w:pPr>
        <w:spacing w:before="280" w:after="280"/>
        <w:rPr>
          <w:ins w:id="46" w:author="Mallika" w:date="2019-07-15T10:14:00Z"/>
          <w:rFonts w:ascii="Arial" w:eastAsia="Times New Roman" w:hAnsi="Arial" w:cs="Arial"/>
          <w:color w:val="000000"/>
          <w:sz w:val="20"/>
          <w:szCs w:val="20"/>
        </w:rPr>
      </w:pPr>
    </w:p>
    <w:p w14:paraId="66AEFFB9" w14:textId="77777777" w:rsidR="004572B2" w:rsidRDefault="004572B2" w:rsidP="001772FE">
      <w:pPr>
        <w:spacing w:before="280" w:after="280"/>
        <w:rPr>
          <w:ins w:id="47" w:author="Mallika" w:date="2019-07-15T10:15:00Z"/>
          <w:rFonts w:ascii="Arial" w:eastAsia="Times New Roman" w:hAnsi="Arial" w:cs="Arial"/>
          <w:color w:val="000000"/>
          <w:sz w:val="20"/>
          <w:szCs w:val="20"/>
        </w:rPr>
      </w:pPr>
      <w:ins w:id="48" w:author="Mallika" w:date="2019-07-15T10:14:00Z">
        <w:r>
          <w:rPr>
            <w:rFonts w:ascii="Arial" w:eastAsia="Times New Roman" w:hAnsi="Arial" w:cs="Arial"/>
            <w:color w:val="000000"/>
            <w:sz w:val="20"/>
            <w:szCs w:val="20"/>
          </w:rPr>
          <w:t xml:space="preserve">You will notice that as our fixed costs increase, our </w:t>
        </w:r>
      </w:ins>
      <w:ins w:id="49" w:author="Mallika" w:date="2019-07-15T10:15:00Z">
        <w:r>
          <w:rPr>
            <w:rFonts w:ascii="Arial" w:eastAsia="Times New Roman" w:hAnsi="Arial" w:cs="Arial"/>
            <w:color w:val="000000"/>
            <w:sz w:val="20"/>
            <w:szCs w:val="20"/>
          </w:rPr>
          <w:t xml:space="preserve">fixed cost and </w:t>
        </w:r>
      </w:ins>
      <w:ins w:id="50" w:author="Mallika" w:date="2019-07-15T10:14:00Z">
        <w:r>
          <w:rPr>
            <w:rFonts w:ascii="Arial" w:eastAsia="Times New Roman" w:hAnsi="Arial" w:cs="Arial"/>
            <w:color w:val="000000"/>
            <w:sz w:val="20"/>
            <w:szCs w:val="20"/>
          </w:rPr>
          <w:t>total cost curve</w:t>
        </w:r>
      </w:ins>
      <w:ins w:id="51" w:author="Mallika" w:date="2019-07-15T10:15:00Z">
        <w:r>
          <w:rPr>
            <w:rFonts w:ascii="Arial" w:eastAsia="Times New Roman" w:hAnsi="Arial" w:cs="Arial"/>
            <w:color w:val="000000"/>
            <w:sz w:val="20"/>
            <w:szCs w:val="20"/>
          </w:rPr>
          <w:t>s</w:t>
        </w:r>
      </w:ins>
      <w:ins w:id="52" w:author="Mallika" w:date="2019-07-15T10:14:00Z">
        <w:r>
          <w:rPr>
            <w:rFonts w:ascii="Arial" w:eastAsia="Times New Roman" w:hAnsi="Arial" w:cs="Arial"/>
            <w:color w:val="000000"/>
            <w:sz w:val="20"/>
            <w:szCs w:val="20"/>
          </w:rPr>
          <w:t xml:space="preserve"> move up and our break-even point increases.  </w:t>
        </w:r>
      </w:ins>
    </w:p>
    <w:p w14:paraId="62955883" w14:textId="77777777" w:rsidR="004572B2" w:rsidRDefault="004572B2" w:rsidP="001772FE">
      <w:pPr>
        <w:spacing w:before="280" w:after="280"/>
        <w:rPr>
          <w:ins w:id="53" w:author="Mallika" w:date="2019-07-15T10:16:00Z"/>
          <w:rFonts w:ascii="Arial" w:eastAsia="Times New Roman" w:hAnsi="Arial" w:cs="Arial"/>
          <w:color w:val="000000"/>
          <w:sz w:val="20"/>
          <w:szCs w:val="20"/>
        </w:rPr>
      </w:pPr>
      <w:ins w:id="54" w:author="Mallika" w:date="2019-07-15T10:16:00Z">
        <w:r>
          <w:rPr>
            <w:rFonts w:ascii="Arial" w:eastAsia="Times New Roman" w:hAnsi="Arial" w:cs="Arial"/>
            <w:color w:val="000000"/>
            <w:sz w:val="20"/>
            <w:szCs w:val="20"/>
          </w:rPr>
          <w:t xml:space="preserve">As our variable costs per member increase, the </w:t>
        </w:r>
      </w:ins>
      <w:ins w:id="55" w:author="Mallika" w:date="2019-07-15T10:17:00Z">
        <w:r>
          <w:rPr>
            <w:rFonts w:ascii="Arial" w:eastAsia="Times New Roman" w:hAnsi="Arial" w:cs="Arial"/>
            <w:color w:val="000000"/>
            <w:sz w:val="20"/>
            <w:szCs w:val="20"/>
          </w:rPr>
          <w:t>slope</w:t>
        </w:r>
      </w:ins>
      <w:ins w:id="56" w:author="Mallika" w:date="2019-07-15T10:16:00Z">
        <w:r>
          <w:rPr>
            <w:rFonts w:ascii="Arial" w:eastAsia="Times New Roman" w:hAnsi="Arial" w:cs="Arial"/>
            <w:color w:val="000000"/>
            <w:sz w:val="20"/>
            <w:szCs w:val="20"/>
          </w:rPr>
          <w:t xml:space="preserve"> of the total cost curve changes and, again, our break-even point increases.  </w:t>
        </w:r>
      </w:ins>
    </w:p>
    <w:p w14:paraId="1671808B" w14:textId="77777777" w:rsidR="004572B2" w:rsidRDefault="004572B2" w:rsidP="001772FE">
      <w:pPr>
        <w:spacing w:before="280" w:after="280"/>
        <w:rPr>
          <w:rFonts w:ascii="Arial" w:eastAsia="Times New Roman" w:hAnsi="Arial" w:cs="Arial"/>
          <w:color w:val="000000"/>
          <w:sz w:val="20"/>
          <w:szCs w:val="20"/>
        </w:rPr>
      </w:pPr>
      <w:ins w:id="57" w:author="Mallika" w:date="2019-07-15T10:16:00Z">
        <w:r>
          <w:rPr>
            <w:rFonts w:ascii="Arial" w:eastAsia="Times New Roman" w:hAnsi="Arial" w:cs="Arial"/>
            <w:color w:val="000000"/>
            <w:sz w:val="20"/>
            <w:szCs w:val="20"/>
          </w:rPr>
          <w:t xml:space="preserve">As the membership fee (per member) increases, </w:t>
        </w:r>
      </w:ins>
      <w:ins w:id="58" w:author="Mallika" w:date="2019-07-15T10:17:00Z">
        <w:r>
          <w:rPr>
            <w:rFonts w:ascii="Arial" w:eastAsia="Times New Roman" w:hAnsi="Arial" w:cs="Arial"/>
            <w:color w:val="000000"/>
            <w:sz w:val="20"/>
            <w:szCs w:val="20"/>
          </w:rPr>
          <w:t xml:space="preserve">the slope of the total revenue line becomes steeper and the number of members we need to reach break-even decreases.  </w:t>
        </w:r>
      </w:ins>
    </w:p>
    <w:p w14:paraId="1B5D1E01" w14:textId="77777777" w:rsidR="00BB3815" w:rsidDel="004572B2" w:rsidRDefault="00BB3815" w:rsidP="001772FE">
      <w:pPr>
        <w:spacing w:before="280" w:after="280"/>
        <w:rPr>
          <w:rFonts w:ascii="Arial" w:eastAsia="Times New Roman" w:hAnsi="Arial" w:cs="Arial"/>
          <w:color w:val="000000"/>
          <w:sz w:val="20"/>
          <w:szCs w:val="20"/>
        </w:rPr>
      </w:pPr>
      <w:moveFromRangeStart w:id="59" w:author="Mallika" w:date="2019-07-15T10:15:00Z" w:name="move424805040"/>
      <w:moveFrom w:id="60" w:author="Mallika" w:date="2019-07-15T10:15:00Z">
        <w:r w:rsidRPr="00BB3815" w:rsidDel="004572B2">
          <w:rPr>
            <w:rFonts w:ascii="Arial" w:eastAsia="Times New Roman" w:hAnsi="Arial" w:cs="Arial"/>
            <w:color w:val="000000"/>
            <w:sz w:val="20"/>
            <w:szCs w:val="20"/>
          </w:rPr>
          <w:t xml:space="preserve">Throughout this course, we will use the operations of </w:t>
        </w:r>
        <w:r w:rsidR="00C86142" w:rsidRPr="00F81BF1" w:rsidDel="004572B2">
          <w:rPr>
            <w:rStyle w:val="Heading9Char"/>
          </w:rPr>
          <w:t xml:space="preserve">Core </w:t>
        </w:r>
        <w:r w:rsidR="008D6BEE" w:rsidRPr="00F81BF1" w:rsidDel="004572B2">
          <w:rPr>
            <w:rStyle w:val="Heading9Char"/>
          </w:rPr>
          <w:t>Fit</w:t>
        </w:r>
        <w:r w:rsidR="00C86142" w:rsidRPr="00F81BF1" w:rsidDel="004572B2">
          <w:rPr>
            <w:rStyle w:val="Heading9Char"/>
          </w:rPr>
          <w:t>ness</w:t>
        </w:r>
        <w:r w:rsidR="008D6BEE" w:rsidRPr="00F81BF1" w:rsidDel="004572B2">
          <w:rPr>
            <w:rStyle w:val="Heading9Char"/>
          </w:rPr>
          <w:t xml:space="preserve"> </w:t>
        </w:r>
        <w:r w:rsidRPr="00BB3815" w:rsidDel="004572B2">
          <w:rPr>
            <w:rFonts w:ascii="Arial" w:eastAsia="Times New Roman" w:hAnsi="Arial" w:cs="Arial"/>
            <w:color w:val="000000"/>
            <w:sz w:val="20"/>
            <w:szCs w:val="20"/>
          </w:rPr>
          <w:t>to understand key accounting concepts.</w:t>
        </w:r>
      </w:moveFrom>
    </w:p>
    <w:moveFromRangeEnd w:id="59"/>
    <w:p w14:paraId="5E54C71B" w14:textId="77777777" w:rsidR="00BB3815" w:rsidRDefault="00BB3815" w:rsidP="001772FE">
      <w:pPr>
        <w:spacing w:before="280" w:after="280"/>
        <w:rPr>
          <w:rFonts w:ascii="Arial" w:eastAsia="Times New Roman" w:hAnsi="Arial" w:cs="Arial"/>
          <w:color w:val="000000"/>
          <w:sz w:val="20"/>
          <w:szCs w:val="20"/>
        </w:rPr>
      </w:pPr>
    </w:p>
    <w:p w14:paraId="7567403B"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15180714" w14:textId="77777777" w:rsidR="004572B2" w:rsidRDefault="004572B2" w:rsidP="004572B2">
      <w:pPr>
        <w:spacing w:before="280" w:after="280"/>
        <w:rPr>
          <w:rFonts w:ascii="Arial" w:eastAsia="Times New Roman" w:hAnsi="Arial" w:cs="Arial"/>
          <w:color w:val="000000"/>
          <w:sz w:val="20"/>
          <w:szCs w:val="20"/>
        </w:rPr>
      </w:pPr>
      <w:moveToRangeStart w:id="61" w:author="Mallika" w:date="2019-07-15T10:15:00Z" w:name="move424805040"/>
      <w:moveTo w:id="62" w:author="Mallika" w:date="2019-07-15T10:15:00Z">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moveTo>
    </w:p>
    <w:moveToRangeEnd w:id="61"/>
    <w:p w14:paraId="55D4569E" w14:textId="77777777" w:rsidR="004572B2" w:rsidRDefault="004572B2" w:rsidP="0055700A">
      <w:pPr>
        <w:spacing w:before="280" w:after="280"/>
        <w:rPr>
          <w:ins w:id="63" w:author="Mallika" w:date="2019-07-15T10:15:00Z"/>
          <w:rFonts w:ascii="Arial" w:eastAsia="Times New Roman" w:hAnsi="Arial" w:cs="Arial"/>
          <w:color w:val="000000"/>
          <w:sz w:val="20"/>
          <w:szCs w:val="20"/>
        </w:rPr>
      </w:pPr>
    </w:p>
    <w:p w14:paraId="4E0BC8C2"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3521A0C1"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556B54E9" wp14:editId="11A5444A">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20E3A1" w14:textId="77777777" w:rsidR="000F30E0" w:rsidRDefault="000F30E0" w:rsidP="00C86142">
      <w:pPr>
        <w:spacing w:before="280" w:after="280"/>
        <w:ind w:left="720"/>
        <w:rPr>
          <w:rFonts w:ascii="Arial" w:eastAsia="Times New Roman" w:hAnsi="Arial" w:cs="Arial"/>
          <w:color w:val="000000"/>
          <w:sz w:val="20"/>
          <w:szCs w:val="20"/>
        </w:rPr>
      </w:pPr>
    </w:p>
    <w:p w14:paraId="16C97753"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49F36AD7"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1A56A315"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08BB2277"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0E25EDCD"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60207849" w14:textId="77777777" w:rsidR="00F20EB4" w:rsidRDefault="00F20EB4" w:rsidP="00F20EB4"/>
    <w:p w14:paraId="58B365CE"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5556F24" w14:textId="77777777" w:rsidR="00090699" w:rsidRDefault="00090699" w:rsidP="00F20EB4">
      <w:pPr>
        <w:rPr>
          <w:rFonts w:ascii="Arial" w:hAnsi="Arial" w:cs="Arial"/>
        </w:rPr>
      </w:pPr>
    </w:p>
    <w:p w14:paraId="6995BA14" w14:textId="77777777" w:rsidR="00897475" w:rsidRPr="00422CD2" w:rsidRDefault="00F20EB4" w:rsidP="00F71CCF">
      <w:pPr>
        <w:pStyle w:val="Quote"/>
      </w:pPr>
      <w:commentRangeStart w:id="64"/>
      <w:r w:rsidRPr="00422CD2">
        <w:t>Did you Know?</w:t>
      </w:r>
    </w:p>
    <w:p w14:paraId="301070CD"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64"/>
      <w:r w:rsidR="00131EA0">
        <w:t>”</w:t>
      </w:r>
      <w:r>
        <w:rPr>
          <w:rStyle w:val="CommentReference"/>
          <w:rFonts w:ascii="Times New Roman" w:eastAsia="Times New Roman" w:hAnsi="Times New Roman" w:cs="Times New Roman"/>
          <w:i w:val="0"/>
          <w:iCs w:val="0"/>
          <w:color w:val="auto"/>
        </w:rPr>
        <w:commentReference w:id="64"/>
      </w:r>
      <w:r w:rsidR="00DA706C">
        <w:t>.</w:t>
      </w:r>
    </w:p>
    <w:p w14:paraId="01C432A8" w14:textId="77777777" w:rsidR="00DA706C" w:rsidRDefault="00DA706C" w:rsidP="00F20EB4">
      <w:pPr>
        <w:rPr>
          <w:rFonts w:ascii="Arial" w:hAnsi="Arial" w:cs="Arial"/>
        </w:rPr>
      </w:pPr>
    </w:p>
    <w:p w14:paraId="5ED803C3" w14:textId="77777777" w:rsidR="00DA706C" w:rsidRPr="00C60AC1" w:rsidRDefault="00DA706C" w:rsidP="00F20EB4">
      <w:pPr>
        <w:rPr>
          <w:rFonts w:ascii="Arial" w:hAnsi="Arial" w:cs="Arial"/>
        </w:rPr>
      </w:pPr>
    </w:p>
    <w:p w14:paraId="20153A8B"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6973A3C9"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145F463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2614760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7A01D00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32966753" w14:textId="77777777" w:rsidR="00C60AC1" w:rsidRPr="000202C5" w:rsidRDefault="00C60AC1" w:rsidP="00C60AC1">
      <w:pPr>
        <w:rPr>
          <w:rFonts w:ascii="Arial" w:hAnsi="Arial" w:cs="Arial"/>
          <w:sz w:val="20"/>
          <w:szCs w:val="20"/>
        </w:rPr>
      </w:pPr>
    </w:p>
    <w:p w14:paraId="4F06996B"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B387589" w14:textId="77777777" w:rsidR="00C60AC1" w:rsidRDefault="00C60AC1" w:rsidP="00F20EB4"/>
    <w:p w14:paraId="5001F68A"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765BE9F1" w14:textId="77777777" w:rsidR="00A01701" w:rsidRPr="00463629" w:rsidRDefault="00A01701" w:rsidP="00A01701">
      <w:r>
        <w:t>&lt;ignore&gt;</w:t>
      </w:r>
    </w:p>
    <w:p w14:paraId="3F2AAC46" w14:textId="77777777" w:rsidR="00C60AC1" w:rsidRDefault="00C60AC1" w:rsidP="00C60AC1"/>
    <w:p w14:paraId="631FDEA8"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ADBC1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1C153E6F"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7608E2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4DF06D1E"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1B96F1BD" w14:textId="77777777" w:rsidR="00794FEF" w:rsidRDefault="00794FEF" w:rsidP="00C60AC1"/>
    <w:p w14:paraId="08C4B156" w14:textId="77777777" w:rsidR="00A01701" w:rsidRPr="002D4B0E" w:rsidRDefault="00A01701" w:rsidP="00A01701">
      <w:pPr>
        <w:rPr>
          <w:rFonts w:ascii="Arial" w:hAnsi="Arial" w:cs="Arial"/>
          <w:sz w:val="20"/>
        </w:rPr>
      </w:pPr>
      <w:r>
        <w:rPr>
          <w:rFonts w:ascii="Arial" w:hAnsi="Arial" w:cs="Arial"/>
          <w:sz w:val="20"/>
        </w:rPr>
        <w:t>&lt;/ignore&gt;</w:t>
      </w:r>
    </w:p>
    <w:p w14:paraId="7CD3E344"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Jasneet Kaur" w:date="2019-05-01T12:53:00Z" w:initials="JK">
    <w:p w14:paraId="0C3995F7" w14:textId="77777777" w:rsidR="00E64633" w:rsidRDefault="00E64633">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3995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3995F7" w16cid:durableId="20E451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90AA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27F5"/>
    <w:rsid w:val="001772FE"/>
    <w:rsid w:val="00177A7F"/>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572B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BF4346"/>
  <w14:defaultImageDpi w14:val="300"/>
  <w15:docId w15:val="{31BD5C46-0074-4C63-BF49-18D61781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4</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106</cp:revision>
  <dcterms:created xsi:type="dcterms:W3CDTF">2019-04-24T16:59:00Z</dcterms:created>
  <dcterms:modified xsi:type="dcterms:W3CDTF">2019-07-25T10:44:00Z</dcterms:modified>
</cp:coreProperties>
</file>